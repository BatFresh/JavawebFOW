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35304" w:rsidRDefault="00935304">
      <w:pPr>
        <w:spacing w:line="360" w:lineRule="auto"/>
      </w:pPr>
    </w:p>
    <w:p w:rsidR="00935304" w:rsidRDefault="00935304">
      <w:pPr>
        <w:spacing w:line="360" w:lineRule="auto"/>
      </w:pPr>
    </w:p>
    <w:p w:rsidR="00935304" w:rsidRDefault="00935304">
      <w:pPr>
        <w:spacing w:line="360" w:lineRule="auto"/>
      </w:pPr>
    </w:p>
    <w:p w:rsidR="00935304" w:rsidRDefault="00935304">
      <w:pPr>
        <w:spacing w:line="360" w:lineRule="auto"/>
      </w:pPr>
    </w:p>
    <w:p w:rsidR="00935304" w:rsidRDefault="00935304">
      <w:pPr>
        <w:spacing w:line="360" w:lineRule="auto"/>
      </w:pPr>
    </w:p>
    <w:p w:rsidR="00935304" w:rsidRDefault="00972471">
      <w:pPr>
        <w:pStyle w:val="1"/>
        <w:spacing w:line="360" w:lineRule="auto"/>
        <w:jc w:val="center"/>
        <w:rPr>
          <w:sz w:val="52"/>
          <w:szCs w:val="52"/>
        </w:rPr>
      </w:pPr>
      <w:r>
        <w:rPr>
          <w:rFonts w:hint="eastAsia"/>
          <w:sz w:val="52"/>
          <w:szCs w:val="52"/>
        </w:rPr>
        <w:t>需求分析文档</w:t>
      </w:r>
    </w:p>
    <w:p w:rsidR="00935304" w:rsidRDefault="00935304">
      <w:pPr>
        <w:spacing w:line="360" w:lineRule="auto"/>
      </w:pPr>
    </w:p>
    <w:p w:rsidR="00935304" w:rsidRDefault="00935304">
      <w:pPr>
        <w:spacing w:line="360" w:lineRule="auto"/>
      </w:pPr>
    </w:p>
    <w:tbl>
      <w:tblPr>
        <w:tblStyle w:val="a7"/>
        <w:tblpPr w:leftFromText="180" w:rightFromText="180" w:vertAnchor="page" w:horzAnchor="page" w:tblpX="2273" w:tblpY="8218"/>
        <w:tblOverlap w:val="never"/>
        <w:tblW w:w="7416" w:type="dxa"/>
        <w:tblLayout w:type="fixed"/>
        <w:tblLook w:val="04A0" w:firstRow="1" w:lastRow="0" w:firstColumn="1" w:lastColumn="0" w:noHBand="0" w:noVBand="1"/>
      </w:tblPr>
      <w:tblGrid>
        <w:gridCol w:w="2284"/>
        <w:gridCol w:w="2841"/>
        <w:gridCol w:w="2291"/>
      </w:tblGrid>
      <w:tr w:rsidR="00935304">
        <w:trPr>
          <w:trHeight w:val="660"/>
        </w:trPr>
        <w:tc>
          <w:tcPr>
            <w:tcW w:w="7416" w:type="dxa"/>
            <w:gridSpan w:val="3"/>
            <w:vAlign w:val="center"/>
          </w:tcPr>
          <w:p w:rsidR="00935304" w:rsidRDefault="00972471">
            <w:pPr>
              <w:spacing w:line="360" w:lineRule="auto"/>
              <w:jc w:val="center"/>
              <w:rPr>
                <w:b/>
                <w:bCs/>
              </w:rPr>
            </w:pPr>
            <w:r>
              <w:rPr>
                <w:rFonts w:hint="eastAsia"/>
                <w:b/>
                <w:bCs/>
              </w:rPr>
              <w:t>网上订餐管理系统</w:t>
            </w:r>
          </w:p>
        </w:tc>
      </w:tr>
      <w:tr w:rsidR="00935304">
        <w:tc>
          <w:tcPr>
            <w:tcW w:w="2284" w:type="dxa"/>
            <w:vMerge w:val="restart"/>
            <w:vAlign w:val="center"/>
          </w:tcPr>
          <w:p w:rsidR="00935304" w:rsidRDefault="00972471">
            <w:pPr>
              <w:spacing w:line="360" w:lineRule="auto"/>
              <w:rPr>
                <w:rFonts w:ascii="宋体" w:eastAsia="宋体" w:hAnsi="宋体" w:cs="宋体"/>
                <w:sz w:val="18"/>
                <w:szCs w:val="18"/>
              </w:rPr>
            </w:pPr>
            <w:r>
              <w:rPr>
                <w:rFonts w:ascii="宋体" w:eastAsia="宋体" w:hAnsi="宋体" w:cs="宋体" w:hint="eastAsia"/>
                <w:sz w:val="18"/>
                <w:szCs w:val="18"/>
              </w:rPr>
              <w:t>文件状态</w:t>
            </w:r>
          </w:p>
          <w:p w:rsidR="00935304" w:rsidRDefault="00972471">
            <w:pPr>
              <w:spacing w:line="360" w:lineRule="auto"/>
              <w:jc w:val="left"/>
              <w:rPr>
                <w:rFonts w:ascii="宋体" w:eastAsia="宋体" w:hAnsi="宋体" w:cs="宋体"/>
                <w:sz w:val="18"/>
                <w:szCs w:val="18"/>
              </w:rPr>
            </w:pPr>
            <w:r>
              <w:rPr>
                <w:rFonts w:ascii="宋体" w:eastAsia="宋体" w:hAnsi="宋体" w:cs="宋体" w:hint="eastAsia"/>
                <w:sz w:val="18"/>
                <w:szCs w:val="18"/>
              </w:rPr>
              <w:t>[√ ] 草稿</w:t>
            </w:r>
          </w:p>
          <w:p w:rsidR="00935304" w:rsidRDefault="00972471">
            <w:pPr>
              <w:spacing w:line="360" w:lineRule="auto"/>
              <w:jc w:val="left"/>
              <w:rPr>
                <w:rFonts w:ascii="宋体" w:eastAsia="宋体" w:hAnsi="宋体" w:cs="宋体"/>
                <w:sz w:val="18"/>
                <w:szCs w:val="18"/>
              </w:rPr>
            </w:pPr>
            <w:r>
              <w:rPr>
                <w:rFonts w:ascii="宋体" w:eastAsia="宋体" w:hAnsi="宋体" w:cs="宋体" w:hint="eastAsia"/>
                <w:sz w:val="18"/>
                <w:szCs w:val="18"/>
              </w:rPr>
              <w:t>[   ] 正式发布</w:t>
            </w:r>
          </w:p>
          <w:p w:rsidR="00935304" w:rsidRDefault="00972471">
            <w:pPr>
              <w:spacing w:line="360" w:lineRule="auto"/>
              <w:jc w:val="left"/>
              <w:rPr>
                <w:rFonts w:ascii="宋体" w:eastAsia="宋体" w:hAnsi="宋体" w:cs="宋体"/>
                <w:sz w:val="18"/>
                <w:szCs w:val="18"/>
              </w:rPr>
            </w:pPr>
            <w:r>
              <w:rPr>
                <w:rFonts w:ascii="宋体" w:eastAsia="宋体" w:hAnsi="宋体" w:cs="宋体" w:hint="eastAsia"/>
                <w:sz w:val="18"/>
                <w:szCs w:val="18"/>
              </w:rPr>
              <w:t>[   ] 正在修改</w:t>
            </w:r>
          </w:p>
        </w:tc>
        <w:tc>
          <w:tcPr>
            <w:tcW w:w="2841" w:type="dxa"/>
            <w:vAlign w:val="center"/>
          </w:tcPr>
          <w:p w:rsidR="00935304" w:rsidRDefault="00972471">
            <w:pPr>
              <w:spacing w:line="360" w:lineRule="auto"/>
              <w:jc w:val="center"/>
              <w:rPr>
                <w:rFonts w:ascii="宋体" w:eastAsia="宋体" w:hAnsi="宋体" w:cs="宋体"/>
                <w:sz w:val="18"/>
                <w:szCs w:val="18"/>
              </w:rPr>
            </w:pPr>
            <w:r>
              <w:rPr>
                <w:rFonts w:ascii="宋体" w:eastAsia="宋体" w:hAnsi="宋体" w:cs="宋体" w:hint="eastAsia"/>
                <w:sz w:val="18"/>
                <w:szCs w:val="18"/>
              </w:rPr>
              <w:t>文件标识：</w:t>
            </w:r>
          </w:p>
        </w:tc>
        <w:tc>
          <w:tcPr>
            <w:tcW w:w="2291" w:type="dxa"/>
            <w:vAlign w:val="center"/>
          </w:tcPr>
          <w:p w:rsidR="00935304" w:rsidRDefault="00935304">
            <w:pPr>
              <w:spacing w:line="360" w:lineRule="auto"/>
              <w:jc w:val="center"/>
              <w:rPr>
                <w:rFonts w:ascii="宋体" w:eastAsia="宋体" w:hAnsi="宋体" w:cs="宋体"/>
                <w:sz w:val="18"/>
                <w:szCs w:val="18"/>
              </w:rPr>
            </w:pPr>
          </w:p>
        </w:tc>
      </w:tr>
      <w:tr w:rsidR="00935304">
        <w:tc>
          <w:tcPr>
            <w:tcW w:w="2284" w:type="dxa"/>
            <w:vMerge/>
            <w:vAlign w:val="center"/>
          </w:tcPr>
          <w:p w:rsidR="00935304" w:rsidRDefault="00935304">
            <w:pPr>
              <w:spacing w:line="360" w:lineRule="auto"/>
              <w:jc w:val="center"/>
              <w:rPr>
                <w:rFonts w:ascii="宋体" w:eastAsia="宋体" w:hAnsi="宋体" w:cs="宋体"/>
                <w:sz w:val="18"/>
                <w:szCs w:val="18"/>
              </w:rPr>
            </w:pPr>
          </w:p>
        </w:tc>
        <w:tc>
          <w:tcPr>
            <w:tcW w:w="2841" w:type="dxa"/>
            <w:vAlign w:val="center"/>
          </w:tcPr>
          <w:p w:rsidR="00935304" w:rsidRDefault="00972471">
            <w:pPr>
              <w:spacing w:line="360" w:lineRule="auto"/>
              <w:jc w:val="center"/>
              <w:rPr>
                <w:rFonts w:ascii="宋体" w:eastAsia="宋体" w:hAnsi="宋体" w:cs="宋体"/>
                <w:sz w:val="18"/>
                <w:szCs w:val="18"/>
              </w:rPr>
            </w:pPr>
            <w:r>
              <w:rPr>
                <w:rFonts w:ascii="宋体" w:eastAsia="宋体" w:hAnsi="宋体" w:cs="宋体" w:hint="eastAsia"/>
                <w:sz w:val="18"/>
                <w:szCs w:val="18"/>
              </w:rPr>
              <w:t>当前版本：</w:t>
            </w:r>
          </w:p>
        </w:tc>
        <w:tc>
          <w:tcPr>
            <w:tcW w:w="2291" w:type="dxa"/>
            <w:vAlign w:val="center"/>
          </w:tcPr>
          <w:p w:rsidR="00935304" w:rsidRDefault="00972471">
            <w:pPr>
              <w:spacing w:line="360" w:lineRule="auto"/>
              <w:jc w:val="center"/>
              <w:rPr>
                <w:rFonts w:ascii="宋体" w:eastAsia="宋体" w:hAnsi="宋体" w:cs="宋体"/>
                <w:sz w:val="18"/>
                <w:szCs w:val="18"/>
              </w:rPr>
            </w:pPr>
            <w:r>
              <w:rPr>
                <w:rFonts w:ascii="宋体" w:eastAsia="宋体" w:hAnsi="宋体" w:cs="宋体" w:hint="eastAsia"/>
                <w:sz w:val="18"/>
                <w:szCs w:val="18"/>
              </w:rPr>
              <w:t>V1.0</w:t>
            </w:r>
          </w:p>
        </w:tc>
      </w:tr>
      <w:tr w:rsidR="00935304">
        <w:tc>
          <w:tcPr>
            <w:tcW w:w="2284" w:type="dxa"/>
            <w:vMerge/>
            <w:vAlign w:val="center"/>
          </w:tcPr>
          <w:p w:rsidR="00935304" w:rsidRDefault="00935304">
            <w:pPr>
              <w:spacing w:line="360" w:lineRule="auto"/>
              <w:jc w:val="center"/>
              <w:rPr>
                <w:rFonts w:ascii="宋体" w:eastAsia="宋体" w:hAnsi="宋体" w:cs="宋体"/>
                <w:sz w:val="18"/>
                <w:szCs w:val="18"/>
              </w:rPr>
            </w:pPr>
          </w:p>
        </w:tc>
        <w:tc>
          <w:tcPr>
            <w:tcW w:w="2841" w:type="dxa"/>
            <w:vAlign w:val="center"/>
          </w:tcPr>
          <w:p w:rsidR="00935304" w:rsidRDefault="00972471">
            <w:pPr>
              <w:spacing w:line="360" w:lineRule="auto"/>
              <w:jc w:val="center"/>
              <w:rPr>
                <w:rFonts w:ascii="宋体" w:eastAsia="宋体" w:hAnsi="宋体" w:cs="宋体"/>
                <w:sz w:val="18"/>
                <w:szCs w:val="18"/>
              </w:rPr>
            </w:pPr>
            <w:r>
              <w:rPr>
                <w:rFonts w:ascii="宋体" w:eastAsia="宋体" w:hAnsi="宋体" w:cs="宋体" w:hint="eastAsia"/>
                <w:sz w:val="18"/>
                <w:szCs w:val="18"/>
              </w:rPr>
              <w:t>作者：</w:t>
            </w:r>
          </w:p>
        </w:tc>
        <w:tc>
          <w:tcPr>
            <w:tcW w:w="2291" w:type="dxa"/>
            <w:vAlign w:val="center"/>
          </w:tcPr>
          <w:p w:rsidR="00935304" w:rsidRDefault="00935304">
            <w:pPr>
              <w:spacing w:line="360" w:lineRule="auto"/>
              <w:jc w:val="center"/>
              <w:rPr>
                <w:rFonts w:ascii="宋体" w:eastAsia="宋体" w:hAnsi="宋体" w:cs="宋体"/>
                <w:sz w:val="18"/>
                <w:szCs w:val="18"/>
              </w:rPr>
            </w:pPr>
          </w:p>
        </w:tc>
      </w:tr>
      <w:tr w:rsidR="00935304">
        <w:tc>
          <w:tcPr>
            <w:tcW w:w="2284" w:type="dxa"/>
            <w:vMerge/>
            <w:vAlign w:val="center"/>
          </w:tcPr>
          <w:p w:rsidR="00935304" w:rsidRDefault="00935304">
            <w:pPr>
              <w:spacing w:line="360" w:lineRule="auto"/>
              <w:jc w:val="center"/>
              <w:rPr>
                <w:rFonts w:ascii="宋体" w:eastAsia="宋体" w:hAnsi="宋体" w:cs="宋体"/>
                <w:sz w:val="18"/>
                <w:szCs w:val="18"/>
              </w:rPr>
            </w:pPr>
          </w:p>
        </w:tc>
        <w:tc>
          <w:tcPr>
            <w:tcW w:w="2841" w:type="dxa"/>
            <w:vAlign w:val="center"/>
          </w:tcPr>
          <w:p w:rsidR="00935304" w:rsidRDefault="00972471">
            <w:pPr>
              <w:spacing w:line="360" w:lineRule="auto"/>
              <w:jc w:val="center"/>
              <w:rPr>
                <w:rFonts w:ascii="宋体" w:eastAsia="宋体" w:hAnsi="宋体" w:cs="宋体"/>
                <w:sz w:val="18"/>
                <w:szCs w:val="18"/>
              </w:rPr>
            </w:pPr>
            <w:r>
              <w:rPr>
                <w:rFonts w:ascii="宋体" w:eastAsia="宋体" w:hAnsi="宋体" w:cs="宋体" w:hint="eastAsia"/>
                <w:sz w:val="18"/>
                <w:szCs w:val="18"/>
              </w:rPr>
              <w:t>完成日期：</w:t>
            </w:r>
          </w:p>
        </w:tc>
        <w:tc>
          <w:tcPr>
            <w:tcW w:w="2291" w:type="dxa"/>
            <w:vAlign w:val="center"/>
          </w:tcPr>
          <w:p w:rsidR="00935304" w:rsidRDefault="00972471">
            <w:pPr>
              <w:spacing w:line="360" w:lineRule="auto"/>
              <w:jc w:val="center"/>
              <w:rPr>
                <w:rFonts w:ascii="宋体" w:eastAsia="宋体" w:hAnsi="宋体" w:cs="宋体"/>
                <w:sz w:val="18"/>
                <w:szCs w:val="18"/>
              </w:rPr>
            </w:pPr>
            <w:r>
              <w:rPr>
                <w:rFonts w:ascii="宋体" w:eastAsia="宋体" w:hAnsi="宋体" w:cs="宋体" w:hint="eastAsia"/>
                <w:sz w:val="18"/>
                <w:szCs w:val="18"/>
              </w:rPr>
              <w:t>2018.6.1</w:t>
            </w:r>
          </w:p>
        </w:tc>
      </w:tr>
    </w:tbl>
    <w:p w:rsidR="00935304" w:rsidRDefault="00935304">
      <w:pPr>
        <w:spacing w:line="360" w:lineRule="auto"/>
      </w:pPr>
    </w:p>
    <w:p w:rsidR="00935304" w:rsidRDefault="00935304">
      <w:pPr>
        <w:spacing w:line="360" w:lineRule="auto"/>
      </w:pPr>
    </w:p>
    <w:p w:rsidR="00935304" w:rsidRDefault="00935304">
      <w:pPr>
        <w:spacing w:line="360" w:lineRule="auto"/>
      </w:pPr>
    </w:p>
    <w:p w:rsidR="00935304" w:rsidRDefault="00935304">
      <w:pPr>
        <w:spacing w:line="360" w:lineRule="auto"/>
      </w:pPr>
    </w:p>
    <w:p w:rsidR="00935304" w:rsidRDefault="00935304">
      <w:pPr>
        <w:spacing w:line="360" w:lineRule="auto"/>
      </w:pPr>
    </w:p>
    <w:p w:rsidR="00935304" w:rsidRDefault="00935304">
      <w:pPr>
        <w:spacing w:line="360" w:lineRule="auto"/>
      </w:pPr>
    </w:p>
    <w:p w:rsidR="00935304" w:rsidRDefault="00935304">
      <w:pPr>
        <w:spacing w:line="360" w:lineRule="auto"/>
        <w:rPr>
          <w:b/>
          <w:bCs/>
        </w:rPr>
      </w:pPr>
    </w:p>
    <w:tbl>
      <w:tblPr>
        <w:tblStyle w:val="a7"/>
        <w:tblW w:w="8522" w:type="dxa"/>
        <w:tblLayout w:type="fixed"/>
        <w:tblLook w:val="04A0" w:firstRow="1" w:lastRow="0" w:firstColumn="1" w:lastColumn="0" w:noHBand="0" w:noVBand="1"/>
      </w:tblPr>
      <w:tblGrid>
        <w:gridCol w:w="1420"/>
        <w:gridCol w:w="1420"/>
        <w:gridCol w:w="1420"/>
        <w:gridCol w:w="1420"/>
        <w:gridCol w:w="1421"/>
        <w:gridCol w:w="1421"/>
      </w:tblGrid>
      <w:tr w:rsidR="00935304">
        <w:tc>
          <w:tcPr>
            <w:tcW w:w="1420" w:type="dxa"/>
            <w:shd w:val="clear" w:color="auto" w:fill="D8D8D8" w:themeFill="background1" w:themeFillShade="D8"/>
            <w:vAlign w:val="center"/>
          </w:tcPr>
          <w:p w:rsidR="00935304" w:rsidRDefault="00972471">
            <w:pPr>
              <w:spacing w:line="360" w:lineRule="auto"/>
              <w:jc w:val="center"/>
              <w:rPr>
                <w:rFonts w:ascii="宋体" w:eastAsia="宋体" w:hAnsi="宋体" w:cs="宋体"/>
                <w:b/>
                <w:bCs/>
                <w:sz w:val="18"/>
                <w:szCs w:val="18"/>
              </w:rPr>
            </w:pPr>
            <w:r>
              <w:rPr>
                <w:rFonts w:ascii="宋体" w:eastAsia="宋体" w:hAnsi="宋体" w:cs="宋体" w:hint="eastAsia"/>
                <w:b/>
                <w:bCs/>
                <w:sz w:val="18"/>
                <w:szCs w:val="18"/>
              </w:rPr>
              <w:t>序号</w:t>
            </w:r>
          </w:p>
        </w:tc>
        <w:tc>
          <w:tcPr>
            <w:tcW w:w="1420" w:type="dxa"/>
            <w:shd w:val="clear" w:color="auto" w:fill="D8D8D8" w:themeFill="background1" w:themeFillShade="D8"/>
            <w:vAlign w:val="center"/>
          </w:tcPr>
          <w:p w:rsidR="00935304" w:rsidRDefault="00972471">
            <w:pPr>
              <w:spacing w:line="360" w:lineRule="auto"/>
              <w:jc w:val="center"/>
              <w:rPr>
                <w:rFonts w:ascii="宋体" w:eastAsia="宋体" w:hAnsi="宋体" w:cs="宋体"/>
                <w:b/>
                <w:bCs/>
                <w:sz w:val="18"/>
                <w:szCs w:val="18"/>
              </w:rPr>
            </w:pPr>
            <w:r>
              <w:rPr>
                <w:rFonts w:ascii="宋体" w:eastAsia="宋体" w:hAnsi="宋体" w:cs="宋体" w:hint="eastAsia"/>
                <w:b/>
                <w:bCs/>
                <w:sz w:val="18"/>
                <w:szCs w:val="18"/>
              </w:rPr>
              <w:t>版本</w:t>
            </w:r>
          </w:p>
        </w:tc>
        <w:tc>
          <w:tcPr>
            <w:tcW w:w="1420" w:type="dxa"/>
            <w:shd w:val="clear" w:color="auto" w:fill="D8D8D8" w:themeFill="background1" w:themeFillShade="D8"/>
            <w:vAlign w:val="center"/>
          </w:tcPr>
          <w:p w:rsidR="00935304" w:rsidRDefault="00972471">
            <w:pPr>
              <w:spacing w:line="360" w:lineRule="auto"/>
              <w:jc w:val="center"/>
              <w:rPr>
                <w:rFonts w:ascii="宋体" w:eastAsia="宋体" w:hAnsi="宋体" w:cs="宋体"/>
                <w:b/>
                <w:bCs/>
                <w:sz w:val="18"/>
                <w:szCs w:val="18"/>
              </w:rPr>
            </w:pPr>
            <w:r>
              <w:rPr>
                <w:rFonts w:ascii="宋体" w:eastAsia="宋体" w:hAnsi="宋体" w:cs="宋体" w:hint="eastAsia"/>
                <w:b/>
                <w:bCs/>
                <w:sz w:val="18"/>
                <w:szCs w:val="18"/>
              </w:rPr>
              <w:t>编写/修订说明</w:t>
            </w:r>
          </w:p>
        </w:tc>
        <w:tc>
          <w:tcPr>
            <w:tcW w:w="1420" w:type="dxa"/>
            <w:shd w:val="clear" w:color="auto" w:fill="D8D8D8" w:themeFill="background1" w:themeFillShade="D8"/>
            <w:vAlign w:val="center"/>
          </w:tcPr>
          <w:p w:rsidR="00935304" w:rsidRDefault="00972471">
            <w:pPr>
              <w:spacing w:line="360" w:lineRule="auto"/>
              <w:jc w:val="center"/>
              <w:rPr>
                <w:rFonts w:ascii="宋体" w:eastAsia="宋体" w:hAnsi="宋体" w:cs="宋体"/>
                <w:b/>
                <w:bCs/>
                <w:sz w:val="18"/>
                <w:szCs w:val="18"/>
              </w:rPr>
            </w:pPr>
            <w:r>
              <w:rPr>
                <w:rFonts w:ascii="宋体" w:eastAsia="宋体" w:hAnsi="宋体" w:cs="宋体" w:hint="eastAsia"/>
                <w:b/>
                <w:bCs/>
                <w:sz w:val="18"/>
                <w:szCs w:val="18"/>
              </w:rPr>
              <w:t>修订人</w:t>
            </w:r>
          </w:p>
        </w:tc>
        <w:tc>
          <w:tcPr>
            <w:tcW w:w="1421" w:type="dxa"/>
            <w:shd w:val="clear" w:color="auto" w:fill="D8D8D8" w:themeFill="background1" w:themeFillShade="D8"/>
            <w:vAlign w:val="center"/>
          </w:tcPr>
          <w:p w:rsidR="00935304" w:rsidRDefault="00972471">
            <w:pPr>
              <w:spacing w:line="360" w:lineRule="auto"/>
              <w:jc w:val="center"/>
              <w:rPr>
                <w:rFonts w:ascii="宋体" w:eastAsia="宋体" w:hAnsi="宋体" w:cs="宋体"/>
                <w:b/>
                <w:bCs/>
                <w:sz w:val="18"/>
                <w:szCs w:val="18"/>
              </w:rPr>
            </w:pPr>
            <w:r>
              <w:rPr>
                <w:rFonts w:ascii="宋体" w:eastAsia="宋体" w:hAnsi="宋体" w:cs="宋体" w:hint="eastAsia"/>
                <w:b/>
                <w:bCs/>
                <w:sz w:val="18"/>
                <w:szCs w:val="18"/>
              </w:rPr>
              <w:t>修订日期</w:t>
            </w:r>
          </w:p>
        </w:tc>
        <w:tc>
          <w:tcPr>
            <w:tcW w:w="1421" w:type="dxa"/>
            <w:shd w:val="clear" w:color="auto" w:fill="D8D8D8" w:themeFill="background1" w:themeFillShade="D8"/>
            <w:vAlign w:val="center"/>
          </w:tcPr>
          <w:p w:rsidR="00935304" w:rsidRDefault="00972471">
            <w:pPr>
              <w:spacing w:line="360" w:lineRule="auto"/>
              <w:jc w:val="center"/>
              <w:rPr>
                <w:rFonts w:ascii="宋体" w:eastAsia="宋体" w:hAnsi="宋体" w:cs="宋体"/>
                <w:b/>
                <w:bCs/>
                <w:sz w:val="18"/>
                <w:szCs w:val="18"/>
              </w:rPr>
            </w:pPr>
            <w:r>
              <w:rPr>
                <w:rFonts w:ascii="宋体" w:eastAsia="宋体" w:hAnsi="宋体" w:cs="宋体" w:hint="eastAsia"/>
                <w:b/>
                <w:bCs/>
                <w:sz w:val="18"/>
                <w:szCs w:val="18"/>
              </w:rPr>
              <w:t>备注</w:t>
            </w:r>
          </w:p>
        </w:tc>
      </w:tr>
      <w:tr w:rsidR="00935304">
        <w:tc>
          <w:tcPr>
            <w:tcW w:w="1420" w:type="dxa"/>
            <w:vAlign w:val="center"/>
          </w:tcPr>
          <w:p w:rsidR="00935304" w:rsidRDefault="00972471">
            <w:pPr>
              <w:spacing w:line="360" w:lineRule="auto"/>
              <w:jc w:val="center"/>
              <w:rPr>
                <w:rFonts w:ascii="宋体" w:eastAsia="宋体" w:hAnsi="宋体" w:cs="宋体"/>
                <w:sz w:val="18"/>
                <w:szCs w:val="18"/>
              </w:rPr>
            </w:pPr>
            <w:r>
              <w:rPr>
                <w:rFonts w:ascii="宋体" w:eastAsia="宋体" w:hAnsi="宋体" w:cs="宋体" w:hint="eastAsia"/>
                <w:sz w:val="18"/>
                <w:szCs w:val="18"/>
              </w:rPr>
              <w:t>1</w:t>
            </w:r>
          </w:p>
        </w:tc>
        <w:tc>
          <w:tcPr>
            <w:tcW w:w="1420" w:type="dxa"/>
            <w:vAlign w:val="center"/>
          </w:tcPr>
          <w:p w:rsidR="00935304" w:rsidRDefault="00972471">
            <w:pPr>
              <w:spacing w:line="360" w:lineRule="auto"/>
              <w:jc w:val="center"/>
              <w:rPr>
                <w:rFonts w:ascii="宋体" w:eastAsia="宋体" w:hAnsi="宋体" w:cs="宋体"/>
                <w:sz w:val="18"/>
                <w:szCs w:val="18"/>
              </w:rPr>
            </w:pPr>
            <w:r>
              <w:rPr>
                <w:rFonts w:ascii="宋体" w:eastAsia="宋体" w:hAnsi="宋体" w:cs="宋体" w:hint="eastAsia"/>
                <w:sz w:val="18"/>
                <w:szCs w:val="18"/>
              </w:rPr>
              <w:t>V1.0</w:t>
            </w:r>
          </w:p>
        </w:tc>
        <w:tc>
          <w:tcPr>
            <w:tcW w:w="1420" w:type="dxa"/>
            <w:vAlign w:val="center"/>
          </w:tcPr>
          <w:p w:rsidR="00935304" w:rsidRDefault="00972471">
            <w:pPr>
              <w:spacing w:line="360" w:lineRule="auto"/>
              <w:jc w:val="center"/>
              <w:rPr>
                <w:rFonts w:ascii="宋体" w:eastAsia="宋体" w:hAnsi="宋体" w:cs="宋体"/>
                <w:sz w:val="18"/>
                <w:szCs w:val="18"/>
              </w:rPr>
            </w:pPr>
            <w:r>
              <w:rPr>
                <w:rFonts w:ascii="宋体" w:eastAsia="宋体" w:hAnsi="宋体" w:cs="宋体" w:hint="eastAsia"/>
                <w:sz w:val="18"/>
                <w:szCs w:val="18"/>
              </w:rPr>
              <w:t>初稿</w:t>
            </w:r>
          </w:p>
        </w:tc>
        <w:tc>
          <w:tcPr>
            <w:tcW w:w="1420" w:type="dxa"/>
            <w:vAlign w:val="center"/>
          </w:tcPr>
          <w:p w:rsidR="00935304" w:rsidRDefault="00972471">
            <w:pPr>
              <w:spacing w:line="360" w:lineRule="auto"/>
              <w:jc w:val="center"/>
              <w:rPr>
                <w:rFonts w:ascii="宋体" w:eastAsia="宋体" w:hAnsi="宋体" w:cs="宋体"/>
                <w:sz w:val="18"/>
                <w:szCs w:val="18"/>
              </w:rPr>
            </w:pPr>
            <w:r>
              <w:rPr>
                <w:rFonts w:ascii="宋体" w:eastAsia="宋体" w:hAnsi="宋体" w:cs="宋体" w:hint="eastAsia"/>
                <w:sz w:val="18"/>
                <w:szCs w:val="18"/>
              </w:rPr>
              <w:t>周</w:t>
            </w:r>
          </w:p>
        </w:tc>
        <w:tc>
          <w:tcPr>
            <w:tcW w:w="1421" w:type="dxa"/>
            <w:vAlign w:val="center"/>
          </w:tcPr>
          <w:p w:rsidR="00935304" w:rsidRDefault="00972471">
            <w:pPr>
              <w:spacing w:line="360" w:lineRule="auto"/>
              <w:jc w:val="center"/>
              <w:rPr>
                <w:rFonts w:ascii="宋体" w:eastAsia="宋体" w:hAnsi="宋体" w:cs="宋体"/>
                <w:sz w:val="18"/>
                <w:szCs w:val="18"/>
              </w:rPr>
            </w:pPr>
            <w:r>
              <w:rPr>
                <w:rFonts w:ascii="宋体" w:eastAsia="宋体" w:hAnsi="宋体" w:cs="宋体" w:hint="eastAsia"/>
                <w:sz w:val="18"/>
                <w:szCs w:val="18"/>
              </w:rPr>
              <w:t>2018.5.22</w:t>
            </w:r>
          </w:p>
        </w:tc>
        <w:tc>
          <w:tcPr>
            <w:tcW w:w="1421" w:type="dxa"/>
            <w:vAlign w:val="center"/>
          </w:tcPr>
          <w:p w:rsidR="00935304" w:rsidRDefault="00935304">
            <w:pPr>
              <w:spacing w:line="360" w:lineRule="auto"/>
              <w:jc w:val="center"/>
              <w:rPr>
                <w:rFonts w:ascii="宋体" w:eastAsia="宋体" w:hAnsi="宋体" w:cs="宋体"/>
                <w:sz w:val="18"/>
                <w:szCs w:val="18"/>
              </w:rPr>
            </w:pPr>
          </w:p>
        </w:tc>
      </w:tr>
      <w:tr w:rsidR="00935304">
        <w:tc>
          <w:tcPr>
            <w:tcW w:w="1420" w:type="dxa"/>
            <w:vAlign w:val="center"/>
          </w:tcPr>
          <w:p w:rsidR="00935304" w:rsidRDefault="00972471">
            <w:pPr>
              <w:spacing w:line="360" w:lineRule="auto"/>
              <w:jc w:val="center"/>
              <w:rPr>
                <w:rFonts w:ascii="宋体" w:eastAsia="宋体" w:hAnsi="宋体" w:cs="宋体"/>
                <w:sz w:val="18"/>
                <w:szCs w:val="18"/>
              </w:rPr>
            </w:pPr>
            <w:r>
              <w:rPr>
                <w:rFonts w:ascii="宋体" w:eastAsia="宋体" w:hAnsi="宋体" w:cs="宋体" w:hint="eastAsia"/>
                <w:sz w:val="18"/>
                <w:szCs w:val="18"/>
              </w:rPr>
              <w:t>2</w:t>
            </w:r>
          </w:p>
        </w:tc>
        <w:tc>
          <w:tcPr>
            <w:tcW w:w="1420" w:type="dxa"/>
            <w:vAlign w:val="center"/>
          </w:tcPr>
          <w:p w:rsidR="00935304" w:rsidRDefault="00935304">
            <w:pPr>
              <w:spacing w:line="360" w:lineRule="auto"/>
              <w:jc w:val="center"/>
              <w:rPr>
                <w:rFonts w:ascii="宋体" w:eastAsia="宋体" w:hAnsi="宋体" w:cs="宋体"/>
                <w:sz w:val="18"/>
                <w:szCs w:val="18"/>
              </w:rPr>
            </w:pPr>
          </w:p>
        </w:tc>
        <w:tc>
          <w:tcPr>
            <w:tcW w:w="1420" w:type="dxa"/>
            <w:vAlign w:val="center"/>
          </w:tcPr>
          <w:p w:rsidR="00935304" w:rsidRDefault="00935304">
            <w:pPr>
              <w:spacing w:line="360" w:lineRule="auto"/>
              <w:jc w:val="center"/>
              <w:rPr>
                <w:rFonts w:ascii="宋体" w:eastAsia="宋体" w:hAnsi="宋体" w:cs="宋体"/>
                <w:sz w:val="18"/>
                <w:szCs w:val="18"/>
              </w:rPr>
            </w:pPr>
          </w:p>
        </w:tc>
        <w:tc>
          <w:tcPr>
            <w:tcW w:w="1420" w:type="dxa"/>
            <w:vAlign w:val="center"/>
          </w:tcPr>
          <w:p w:rsidR="00935304" w:rsidRDefault="00935304">
            <w:pPr>
              <w:spacing w:line="360" w:lineRule="auto"/>
              <w:jc w:val="center"/>
              <w:rPr>
                <w:rFonts w:ascii="宋体" w:eastAsia="宋体" w:hAnsi="宋体" w:cs="宋体"/>
                <w:sz w:val="18"/>
                <w:szCs w:val="18"/>
              </w:rPr>
            </w:pPr>
          </w:p>
        </w:tc>
        <w:tc>
          <w:tcPr>
            <w:tcW w:w="1421" w:type="dxa"/>
            <w:vAlign w:val="center"/>
          </w:tcPr>
          <w:p w:rsidR="00935304" w:rsidRDefault="00935304">
            <w:pPr>
              <w:spacing w:line="360" w:lineRule="auto"/>
              <w:jc w:val="center"/>
              <w:rPr>
                <w:rFonts w:ascii="宋体" w:eastAsia="宋体" w:hAnsi="宋体" w:cs="宋体"/>
                <w:sz w:val="18"/>
                <w:szCs w:val="18"/>
              </w:rPr>
            </w:pPr>
          </w:p>
        </w:tc>
        <w:tc>
          <w:tcPr>
            <w:tcW w:w="1421" w:type="dxa"/>
            <w:vAlign w:val="center"/>
          </w:tcPr>
          <w:p w:rsidR="00935304" w:rsidRDefault="00935304">
            <w:pPr>
              <w:spacing w:line="360" w:lineRule="auto"/>
              <w:jc w:val="center"/>
              <w:rPr>
                <w:rFonts w:ascii="宋体" w:eastAsia="宋体" w:hAnsi="宋体" w:cs="宋体"/>
                <w:sz w:val="18"/>
                <w:szCs w:val="18"/>
              </w:rPr>
            </w:pPr>
          </w:p>
        </w:tc>
      </w:tr>
    </w:tbl>
    <w:p w:rsidR="00935304" w:rsidRDefault="00935304">
      <w:pPr>
        <w:spacing w:line="360" w:lineRule="auto"/>
      </w:pPr>
    </w:p>
    <w:p w:rsidR="00935304" w:rsidRDefault="00935304">
      <w:pPr>
        <w:spacing w:line="360" w:lineRule="auto"/>
      </w:pPr>
    </w:p>
    <w:p w:rsidR="00935304" w:rsidRDefault="00935304">
      <w:pPr>
        <w:spacing w:line="360" w:lineRule="auto"/>
      </w:pPr>
    </w:p>
    <w:p w:rsidR="00935304" w:rsidRDefault="00972471">
      <w:pPr>
        <w:pStyle w:val="2"/>
        <w:spacing w:line="360" w:lineRule="auto"/>
        <w:jc w:val="center"/>
      </w:pPr>
      <w:r>
        <w:rPr>
          <w:rFonts w:hint="eastAsia"/>
        </w:rPr>
        <w:lastRenderedPageBreak/>
        <w:t>摘要</w:t>
      </w:r>
    </w:p>
    <w:p w:rsidR="00935304" w:rsidRDefault="00972471">
      <w:pPr>
        <w:spacing w:line="360" w:lineRule="auto"/>
        <w:ind w:left="420" w:firstLine="420"/>
      </w:pPr>
      <w:r>
        <w:rPr>
          <w:rFonts w:hint="eastAsia"/>
        </w:rPr>
        <w:t>本文描述了网上订餐该想法的由来目的等，以及在当今科技高速发展和人们生活步伐加快背景下，分析了网上订餐系统必不可缺的功能，根据功能划分出各个不同的模块以及层次，分别进行详细的解释以及对该业务流程的阐述。并且利用所学习过的知识，对相应部分进行图像化解释，更好的向读者表现该网上订餐管理系统的实现功能。</w:t>
      </w:r>
    </w:p>
    <w:p w:rsidR="00935304" w:rsidRDefault="00972471">
      <w:pPr>
        <w:spacing w:line="360" w:lineRule="auto"/>
        <w:ind w:left="420" w:firstLine="420"/>
      </w:pPr>
      <w:r>
        <w:rPr>
          <w:rFonts w:hint="eastAsia"/>
        </w:rPr>
        <w:t>前部分描述了有关于网上订餐的功能性方面的需求分析，而在文档的后部分则是描述对于网上订餐系统的数据、接口以及环境分析。</w:t>
      </w:r>
    </w:p>
    <w:p w:rsidR="00935304" w:rsidRDefault="00972471">
      <w:pPr>
        <w:spacing w:line="360" w:lineRule="auto"/>
        <w:ind w:left="420" w:firstLine="420"/>
      </w:pPr>
      <w:r>
        <w:rPr>
          <w:rFonts w:hint="eastAsia"/>
        </w:rPr>
        <w:t>整篇文档都是针对于网上订餐系统的各方面需求进行分析，该文档的编写目的在于为系统的开发做好前面的部署，以便于我们可以开发出系统功能更加全面，使用户操作起来更加的方便。</w:t>
      </w:r>
      <w:r>
        <w:rPr>
          <w:rFonts w:hint="eastAsia"/>
        </w:rPr>
        <w:t> </w:t>
      </w:r>
    </w:p>
    <w:p w:rsidR="00935304" w:rsidRDefault="00935304">
      <w:pPr>
        <w:spacing w:line="360" w:lineRule="auto"/>
      </w:pPr>
    </w:p>
    <w:p w:rsidR="00935304" w:rsidRDefault="00935304">
      <w:pPr>
        <w:spacing w:line="360" w:lineRule="auto"/>
      </w:pPr>
    </w:p>
    <w:p w:rsidR="00935304" w:rsidRDefault="00935304">
      <w:pPr>
        <w:spacing w:line="360" w:lineRule="auto"/>
      </w:pPr>
    </w:p>
    <w:p w:rsidR="00935304" w:rsidRDefault="00935304">
      <w:pPr>
        <w:spacing w:line="360" w:lineRule="auto"/>
      </w:pPr>
    </w:p>
    <w:p w:rsidR="00935304" w:rsidRDefault="00935304">
      <w:pPr>
        <w:spacing w:line="360" w:lineRule="auto"/>
      </w:pPr>
    </w:p>
    <w:p w:rsidR="00935304" w:rsidRDefault="00935304">
      <w:pPr>
        <w:spacing w:line="360" w:lineRule="auto"/>
      </w:pPr>
    </w:p>
    <w:p w:rsidR="00935304" w:rsidRDefault="00935304">
      <w:pPr>
        <w:spacing w:line="360" w:lineRule="auto"/>
      </w:pPr>
    </w:p>
    <w:p w:rsidR="00935304" w:rsidRDefault="00935304">
      <w:pPr>
        <w:spacing w:line="360" w:lineRule="auto"/>
      </w:pPr>
    </w:p>
    <w:p w:rsidR="00935304" w:rsidRDefault="00935304">
      <w:pPr>
        <w:spacing w:line="360" w:lineRule="auto"/>
      </w:pPr>
    </w:p>
    <w:p w:rsidR="00935304" w:rsidRDefault="00935304">
      <w:pPr>
        <w:spacing w:line="360" w:lineRule="auto"/>
      </w:pPr>
    </w:p>
    <w:p w:rsidR="00935304" w:rsidRDefault="00935304">
      <w:pPr>
        <w:spacing w:line="360" w:lineRule="auto"/>
      </w:pPr>
    </w:p>
    <w:p w:rsidR="00935304" w:rsidRDefault="00935304">
      <w:pPr>
        <w:spacing w:line="360" w:lineRule="auto"/>
      </w:pPr>
    </w:p>
    <w:p w:rsidR="00935304" w:rsidRDefault="00935304">
      <w:pPr>
        <w:spacing w:line="360" w:lineRule="auto"/>
      </w:pPr>
    </w:p>
    <w:p w:rsidR="00935304" w:rsidRDefault="00935304">
      <w:pPr>
        <w:spacing w:line="360" w:lineRule="auto"/>
      </w:pPr>
    </w:p>
    <w:p w:rsidR="00935304" w:rsidRDefault="00935304">
      <w:pPr>
        <w:spacing w:line="360" w:lineRule="auto"/>
      </w:pPr>
    </w:p>
    <w:p w:rsidR="00935304" w:rsidRDefault="00935304">
      <w:pPr>
        <w:spacing w:line="360" w:lineRule="auto"/>
      </w:pPr>
    </w:p>
    <w:p w:rsidR="00935304" w:rsidRDefault="00935304">
      <w:pPr>
        <w:spacing w:line="360" w:lineRule="auto"/>
      </w:pPr>
    </w:p>
    <w:p w:rsidR="00935304" w:rsidRDefault="00935304">
      <w:pPr>
        <w:spacing w:line="360" w:lineRule="auto"/>
      </w:pPr>
    </w:p>
    <w:p w:rsidR="00935304" w:rsidRDefault="00935304">
      <w:pPr>
        <w:spacing w:line="360" w:lineRule="auto"/>
      </w:pPr>
    </w:p>
    <w:bookmarkStart w:id="0" w:name="_Toc25337_WPSOffice_Type2" w:displacedByCustomXml="next"/>
    <w:sdt>
      <w:sdtPr>
        <w:rPr>
          <w:rFonts w:ascii="宋体" w:eastAsia="宋体" w:hAnsi="宋体"/>
          <w:kern w:val="0"/>
          <w:sz w:val="20"/>
          <w:szCs w:val="20"/>
        </w:rPr>
        <w:id w:val="1389530135"/>
        <w:docPartObj>
          <w:docPartGallery w:val="Table of Contents"/>
          <w:docPartUnique/>
        </w:docPartObj>
      </w:sdtPr>
      <w:sdtEndPr>
        <w:rPr>
          <w:rFonts w:asciiTheme="minorHAnsi" w:eastAsiaTheme="minorEastAsia" w:hAnsiTheme="minorHAnsi"/>
        </w:rPr>
      </w:sdtEndPr>
      <w:sdtContent>
        <w:p w:rsidR="00935304" w:rsidRDefault="00972471">
          <w:pPr>
            <w:jc w:val="center"/>
          </w:pPr>
          <w:r>
            <w:rPr>
              <w:rFonts w:ascii="宋体" w:eastAsia="宋体" w:hAnsi="宋体"/>
            </w:rPr>
            <w:t>目录</w:t>
          </w:r>
        </w:p>
        <w:p w:rsidR="00935304" w:rsidRDefault="0048235E">
          <w:pPr>
            <w:pStyle w:val="WPSOffice1"/>
            <w:tabs>
              <w:tab w:val="right" w:leader="dot" w:pos="8306"/>
            </w:tabs>
          </w:pPr>
          <w:hyperlink w:anchor="_Toc27124_WPSOffice_Level1" w:history="1">
            <w:sdt>
              <w:sdtPr>
                <w:rPr>
                  <w:b/>
                  <w:bCs/>
                  <w:kern w:val="2"/>
                  <w:sz w:val="21"/>
                  <w:szCs w:val="24"/>
                </w:rPr>
                <w:id w:val="147468860"/>
                <w:placeholder>
                  <w:docPart w:val="{3f6c3339-f653-408c-ab85-da472fa4cddf}"/>
                </w:placeholder>
              </w:sdtPr>
              <w:sdtEndPr/>
              <w:sdtContent>
                <w:r w:rsidR="00972471">
                  <w:rPr>
                    <w:rFonts w:ascii="宋体" w:eastAsia="宋体" w:hAnsi="宋体" w:cs="宋体" w:hint="eastAsia"/>
                    <w:b/>
                    <w:bCs/>
                  </w:rPr>
                  <w:t>1 概述</w:t>
                </w:r>
              </w:sdtContent>
            </w:sdt>
            <w:r w:rsidR="00972471">
              <w:rPr>
                <w:b/>
                <w:bCs/>
              </w:rPr>
              <w:tab/>
            </w:r>
            <w:bookmarkStart w:id="1" w:name="_Toc27124_WPSOffice_Level1Page"/>
            <w:r w:rsidR="00972471">
              <w:rPr>
                <w:b/>
                <w:bCs/>
              </w:rPr>
              <w:t>4</w:t>
            </w:r>
            <w:bookmarkEnd w:id="1"/>
          </w:hyperlink>
        </w:p>
        <w:p w:rsidR="00935304" w:rsidRDefault="0048235E" w:rsidP="00425E64">
          <w:pPr>
            <w:pStyle w:val="WPSOffice2"/>
            <w:tabs>
              <w:tab w:val="right" w:leader="dot" w:pos="8306"/>
            </w:tabs>
            <w:ind w:left="420"/>
          </w:pPr>
          <w:hyperlink w:anchor="_Toc25337_WPSOffice_Level2" w:history="1">
            <w:sdt>
              <w:sdtPr>
                <w:rPr>
                  <w:kern w:val="2"/>
                  <w:sz w:val="21"/>
                  <w:szCs w:val="24"/>
                </w:rPr>
                <w:id w:val="1327167603"/>
                <w:placeholder>
                  <w:docPart w:val="{0602e196-1a4a-4d09-a13d-6fac6956614f}"/>
                </w:placeholder>
              </w:sdtPr>
              <w:sdtEndPr/>
              <w:sdtContent>
                <w:r w:rsidR="00972471">
                  <w:t xml:space="preserve">1.1 </w:t>
                </w:r>
                <w:r w:rsidR="00972471">
                  <w:rPr>
                    <w:rFonts w:hint="eastAsia"/>
                  </w:rPr>
                  <w:t>项目名称</w:t>
                </w:r>
              </w:sdtContent>
            </w:sdt>
            <w:r w:rsidR="00972471">
              <w:tab/>
            </w:r>
            <w:bookmarkStart w:id="2" w:name="_Toc25337_WPSOffice_Level2Page"/>
            <w:r w:rsidR="00972471">
              <w:t>4</w:t>
            </w:r>
            <w:bookmarkEnd w:id="2"/>
          </w:hyperlink>
        </w:p>
        <w:p w:rsidR="00935304" w:rsidRDefault="0048235E" w:rsidP="00425E64">
          <w:pPr>
            <w:pStyle w:val="WPSOffice2"/>
            <w:tabs>
              <w:tab w:val="right" w:leader="dot" w:pos="8306"/>
            </w:tabs>
            <w:ind w:left="420"/>
          </w:pPr>
          <w:hyperlink w:anchor="_Toc31064_WPSOffice_Level2" w:history="1">
            <w:sdt>
              <w:sdtPr>
                <w:rPr>
                  <w:kern w:val="2"/>
                  <w:sz w:val="21"/>
                  <w:szCs w:val="24"/>
                </w:rPr>
                <w:id w:val="-1131167525"/>
                <w:placeholder>
                  <w:docPart w:val="{5956a07d-9919-4c50-82f9-4af1a34fd28d}"/>
                </w:placeholder>
              </w:sdtPr>
              <w:sdtEndPr/>
              <w:sdtContent>
                <w:r w:rsidR="00972471">
                  <w:t xml:space="preserve">1.2 </w:t>
                </w:r>
                <w:r w:rsidR="00972471">
                  <w:rPr>
                    <w:rFonts w:hint="eastAsia"/>
                  </w:rPr>
                  <w:t>目的</w:t>
                </w:r>
              </w:sdtContent>
            </w:sdt>
            <w:r w:rsidR="00972471">
              <w:tab/>
            </w:r>
            <w:bookmarkStart w:id="3" w:name="_Toc31064_WPSOffice_Level2Page"/>
            <w:r w:rsidR="00972471">
              <w:t>4</w:t>
            </w:r>
            <w:bookmarkEnd w:id="3"/>
          </w:hyperlink>
        </w:p>
        <w:p w:rsidR="00935304" w:rsidRDefault="0048235E" w:rsidP="00425E64">
          <w:pPr>
            <w:pStyle w:val="WPSOffice2"/>
            <w:tabs>
              <w:tab w:val="right" w:leader="dot" w:pos="8306"/>
            </w:tabs>
            <w:ind w:left="420"/>
          </w:pPr>
          <w:hyperlink w:anchor="_Toc6761_WPSOffice_Level2" w:history="1">
            <w:sdt>
              <w:sdtPr>
                <w:rPr>
                  <w:kern w:val="2"/>
                  <w:sz w:val="21"/>
                  <w:szCs w:val="24"/>
                </w:rPr>
                <w:id w:val="-128717923"/>
                <w:placeholder>
                  <w:docPart w:val="{ea8670b2-bd37-4552-81a5-26d0c4c8b3a4}"/>
                </w:placeholder>
              </w:sdtPr>
              <w:sdtEndPr/>
              <w:sdtContent>
                <w:r w:rsidR="00972471">
                  <w:t xml:space="preserve">1.3 </w:t>
                </w:r>
                <w:r w:rsidR="00972471">
                  <w:rPr>
                    <w:rFonts w:hint="eastAsia"/>
                  </w:rPr>
                  <w:t>参考模型</w:t>
                </w:r>
              </w:sdtContent>
            </w:sdt>
            <w:r w:rsidR="00972471">
              <w:tab/>
            </w:r>
            <w:bookmarkStart w:id="4" w:name="_Toc6761_WPSOffice_Level2Page"/>
            <w:r w:rsidR="00972471">
              <w:t>4</w:t>
            </w:r>
            <w:bookmarkEnd w:id="4"/>
          </w:hyperlink>
        </w:p>
        <w:p w:rsidR="00935304" w:rsidRDefault="0048235E" w:rsidP="00425E64">
          <w:pPr>
            <w:pStyle w:val="WPSOffice2"/>
            <w:tabs>
              <w:tab w:val="right" w:leader="dot" w:pos="8306"/>
            </w:tabs>
            <w:ind w:left="420"/>
          </w:pPr>
          <w:hyperlink w:anchor="_Toc31771_WPSOffice_Level2" w:history="1">
            <w:sdt>
              <w:sdtPr>
                <w:rPr>
                  <w:kern w:val="2"/>
                  <w:sz w:val="21"/>
                  <w:szCs w:val="24"/>
                </w:rPr>
                <w:id w:val="1427921107"/>
                <w:placeholder>
                  <w:docPart w:val="{5a30bda4-bda6-4c25-9299-70471ca9b741}"/>
                </w:placeholder>
              </w:sdtPr>
              <w:sdtEndPr/>
              <w:sdtContent>
                <w:r w:rsidR="00972471">
                  <w:t xml:space="preserve">1.4 </w:t>
                </w:r>
                <w:r w:rsidR="00972471">
                  <w:rPr>
                    <w:rFonts w:hint="eastAsia"/>
                  </w:rPr>
                  <w:t>术语</w:t>
                </w:r>
              </w:sdtContent>
            </w:sdt>
            <w:r w:rsidR="00972471">
              <w:tab/>
            </w:r>
            <w:bookmarkStart w:id="5" w:name="_Toc31771_WPSOffice_Level2Page"/>
            <w:r w:rsidR="00972471">
              <w:t>4</w:t>
            </w:r>
            <w:bookmarkEnd w:id="5"/>
          </w:hyperlink>
        </w:p>
        <w:p w:rsidR="00935304" w:rsidRDefault="0048235E">
          <w:pPr>
            <w:pStyle w:val="WPSOffice1"/>
            <w:tabs>
              <w:tab w:val="right" w:leader="dot" w:pos="8306"/>
            </w:tabs>
          </w:pPr>
          <w:hyperlink w:anchor="_Toc25337_WPSOffice_Level1" w:history="1">
            <w:sdt>
              <w:sdtPr>
                <w:rPr>
                  <w:b/>
                  <w:bCs/>
                  <w:kern w:val="2"/>
                  <w:sz w:val="21"/>
                  <w:szCs w:val="24"/>
                </w:rPr>
                <w:id w:val="-290286916"/>
                <w:placeholder>
                  <w:docPart w:val="{b3eac52c-2263-46c3-80f2-944fa12d2659}"/>
                </w:placeholder>
              </w:sdtPr>
              <w:sdtEndPr/>
              <w:sdtContent>
                <w:r w:rsidR="00972471">
                  <w:rPr>
                    <w:rFonts w:hint="eastAsia"/>
                    <w:b/>
                    <w:bCs/>
                  </w:rPr>
                  <w:t xml:space="preserve">2 </w:t>
                </w:r>
                <w:r w:rsidR="00972471">
                  <w:rPr>
                    <w:rFonts w:hint="eastAsia"/>
                    <w:b/>
                    <w:bCs/>
                  </w:rPr>
                  <w:t>项目概述</w:t>
                </w:r>
              </w:sdtContent>
            </w:sdt>
            <w:r w:rsidR="00972471">
              <w:rPr>
                <w:b/>
                <w:bCs/>
              </w:rPr>
              <w:tab/>
            </w:r>
            <w:bookmarkStart w:id="6" w:name="_Toc25337_WPSOffice_Level1Page"/>
            <w:r w:rsidR="00972471">
              <w:rPr>
                <w:b/>
                <w:bCs/>
              </w:rPr>
              <w:t>4</w:t>
            </w:r>
            <w:bookmarkEnd w:id="6"/>
          </w:hyperlink>
        </w:p>
        <w:p w:rsidR="00935304" w:rsidRDefault="0048235E" w:rsidP="00425E64">
          <w:pPr>
            <w:pStyle w:val="WPSOffice2"/>
            <w:tabs>
              <w:tab w:val="right" w:leader="dot" w:pos="8306"/>
            </w:tabs>
            <w:ind w:left="420"/>
          </w:pPr>
          <w:hyperlink w:anchor="_Toc29697_WPSOffice_Level2" w:history="1">
            <w:sdt>
              <w:sdtPr>
                <w:rPr>
                  <w:kern w:val="2"/>
                  <w:sz w:val="21"/>
                  <w:szCs w:val="24"/>
                </w:rPr>
                <w:id w:val="-2029481711"/>
                <w:placeholder>
                  <w:docPart w:val="{080449a1-299e-4f9c-908a-349c35c8d01f}"/>
                </w:placeholder>
              </w:sdtPr>
              <w:sdtEndPr/>
              <w:sdtContent>
                <w:r w:rsidR="00972471">
                  <w:rPr>
                    <w:rFonts w:hint="eastAsia"/>
                  </w:rPr>
                  <w:t xml:space="preserve">2.1 </w:t>
                </w:r>
                <w:r w:rsidR="00972471">
                  <w:rPr>
                    <w:rFonts w:hint="eastAsia"/>
                  </w:rPr>
                  <w:t>总体目标</w:t>
                </w:r>
              </w:sdtContent>
            </w:sdt>
            <w:r w:rsidR="00972471">
              <w:tab/>
            </w:r>
            <w:bookmarkStart w:id="7" w:name="_Toc29697_WPSOffice_Level2Page"/>
            <w:r w:rsidR="00972471">
              <w:t>4</w:t>
            </w:r>
            <w:bookmarkEnd w:id="7"/>
          </w:hyperlink>
        </w:p>
        <w:p w:rsidR="00935304" w:rsidRDefault="0048235E" w:rsidP="00425E64">
          <w:pPr>
            <w:pStyle w:val="WPSOffice2"/>
            <w:tabs>
              <w:tab w:val="right" w:leader="dot" w:pos="8306"/>
            </w:tabs>
            <w:ind w:left="420"/>
          </w:pPr>
          <w:hyperlink w:anchor="_Toc12880_WPSOffice_Level2" w:history="1">
            <w:sdt>
              <w:sdtPr>
                <w:rPr>
                  <w:kern w:val="2"/>
                  <w:sz w:val="21"/>
                  <w:szCs w:val="24"/>
                </w:rPr>
                <w:id w:val="-2053367469"/>
                <w:placeholder>
                  <w:docPart w:val="{9514e515-f6e3-4c0c-b0fe-89a0531c90c3}"/>
                </w:placeholder>
              </w:sdtPr>
              <w:sdtEndPr/>
              <w:sdtContent>
                <w:r w:rsidR="00972471">
                  <w:rPr>
                    <w:rFonts w:hint="eastAsia"/>
                  </w:rPr>
                  <w:t xml:space="preserve">2.2 </w:t>
                </w:r>
                <w:r w:rsidR="00972471">
                  <w:rPr>
                    <w:rFonts w:hint="eastAsia"/>
                  </w:rPr>
                  <w:t>目标人群</w:t>
                </w:r>
              </w:sdtContent>
            </w:sdt>
            <w:r w:rsidR="00972471">
              <w:tab/>
            </w:r>
            <w:bookmarkStart w:id="8" w:name="_Toc12880_WPSOffice_Level2Page"/>
            <w:r w:rsidR="00972471">
              <w:t>4</w:t>
            </w:r>
            <w:bookmarkEnd w:id="8"/>
          </w:hyperlink>
        </w:p>
        <w:p w:rsidR="00935304" w:rsidRDefault="0048235E" w:rsidP="00425E64">
          <w:pPr>
            <w:pStyle w:val="WPSOffice2"/>
            <w:tabs>
              <w:tab w:val="right" w:leader="dot" w:pos="8306"/>
            </w:tabs>
            <w:ind w:left="420"/>
          </w:pPr>
          <w:hyperlink w:anchor="_Toc20111_WPSOffice_Level2" w:history="1">
            <w:sdt>
              <w:sdtPr>
                <w:rPr>
                  <w:kern w:val="2"/>
                  <w:sz w:val="21"/>
                  <w:szCs w:val="24"/>
                </w:rPr>
                <w:id w:val="-843774884"/>
                <w:placeholder>
                  <w:docPart w:val="{252460d4-c5b9-4e77-8805-4ffb1becf991}"/>
                </w:placeholder>
              </w:sdtPr>
              <w:sdtEndPr/>
              <w:sdtContent>
                <w:r w:rsidR="00972471">
                  <w:rPr>
                    <w:rFonts w:hint="eastAsia"/>
                  </w:rPr>
                  <w:t xml:space="preserve">2.3 </w:t>
                </w:r>
                <w:r w:rsidR="00972471">
                  <w:rPr>
                    <w:rFonts w:hint="eastAsia"/>
                  </w:rPr>
                  <w:t>主要限制和开发风险分析</w:t>
                </w:r>
              </w:sdtContent>
            </w:sdt>
            <w:r w:rsidR="00972471">
              <w:tab/>
            </w:r>
            <w:bookmarkStart w:id="9" w:name="_Toc20111_WPSOffice_Level2Page"/>
            <w:r w:rsidR="00972471">
              <w:t>4</w:t>
            </w:r>
            <w:bookmarkEnd w:id="9"/>
          </w:hyperlink>
        </w:p>
        <w:p w:rsidR="00935304" w:rsidRDefault="0048235E" w:rsidP="00425E64">
          <w:pPr>
            <w:pStyle w:val="WPSOffice2"/>
            <w:tabs>
              <w:tab w:val="right" w:leader="dot" w:pos="8306"/>
            </w:tabs>
            <w:ind w:left="420"/>
          </w:pPr>
          <w:hyperlink w:anchor="_Toc22712_WPSOffice_Level2" w:history="1">
            <w:sdt>
              <w:sdtPr>
                <w:rPr>
                  <w:kern w:val="2"/>
                  <w:sz w:val="21"/>
                  <w:szCs w:val="24"/>
                </w:rPr>
                <w:id w:val="-1895581145"/>
                <w:placeholder>
                  <w:docPart w:val="{7933f7af-63b8-4914-84ec-b763d49942b6}"/>
                </w:placeholder>
              </w:sdtPr>
              <w:sdtEndPr/>
              <w:sdtContent>
                <w:r w:rsidR="00972471">
                  <w:rPr>
                    <w:rFonts w:hint="eastAsia"/>
                  </w:rPr>
                  <w:t>（一）主要限制：</w:t>
                </w:r>
              </w:sdtContent>
            </w:sdt>
            <w:r w:rsidR="00972471">
              <w:tab/>
            </w:r>
            <w:bookmarkStart w:id="10" w:name="_Toc22712_WPSOffice_Level2Page"/>
            <w:r w:rsidR="00972471">
              <w:t>4</w:t>
            </w:r>
            <w:bookmarkEnd w:id="10"/>
          </w:hyperlink>
        </w:p>
        <w:p w:rsidR="00935304" w:rsidRDefault="0048235E" w:rsidP="00425E64">
          <w:pPr>
            <w:pStyle w:val="WPSOffice2"/>
            <w:tabs>
              <w:tab w:val="right" w:leader="dot" w:pos="8306"/>
            </w:tabs>
            <w:ind w:left="420"/>
          </w:pPr>
          <w:hyperlink w:anchor="_Toc12351_WPSOffice_Level2" w:history="1">
            <w:sdt>
              <w:sdtPr>
                <w:rPr>
                  <w:kern w:val="2"/>
                  <w:sz w:val="21"/>
                  <w:szCs w:val="24"/>
                </w:rPr>
                <w:id w:val="-931203088"/>
                <w:placeholder>
                  <w:docPart w:val="{a169f904-0033-47bd-9b6a-b30c20ad84ff}"/>
                </w:placeholder>
              </w:sdtPr>
              <w:sdtEndPr/>
              <w:sdtContent>
                <w:r w:rsidR="00972471">
                  <w:rPr>
                    <w:rFonts w:hint="eastAsia"/>
                  </w:rPr>
                  <w:t>（二）</w:t>
                </w:r>
                <w:r w:rsidR="00972471">
                  <w:rPr>
                    <w:rFonts w:hint="eastAsia"/>
                  </w:rPr>
                  <w:t xml:space="preserve"> </w:t>
                </w:r>
                <w:r w:rsidR="00972471">
                  <w:rPr>
                    <w:rFonts w:hint="eastAsia"/>
                  </w:rPr>
                  <w:t>开发风险分析：</w:t>
                </w:r>
              </w:sdtContent>
            </w:sdt>
            <w:r w:rsidR="00972471">
              <w:tab/>
            </w:r>
            <w:bookmarkStart w:id="11" w:name="_Toc12351_WPSOffice_Level2Page"/>
            <w:r w:rsidR="00972471">
              <w:t>5</w:t>
            </w:r>
            <w:bookmarkEnd w:id="11"/>
          </w:hyperlink>
        </w:p>
        <w:p w:rsidR="00935304" w:rsidRDefault="0048235E">
          <w:pPr>
            <w:pStyle w:val="WPSOffice1"/>
            <w:tabs>
              <w:tab w:val="right" w:leader="dot" w:pos="8306"/>
            </w:tabs>
          </w:pPr>
          <w:hyperlink w:anchor="_Toc31064_WPSOffice_Level1" w:history="1">
            <w:sdt>
              <w:sdtPr>
                <w:rPr>
                  <w:b/>
                  <w:bCs/>
                  <w:kern w:val="2"/>
                  <w:sz w:val="21"/>
                  <w:szCs w:val="24"/>
                </w:rPr>
                <w:id w:val="811831075"/>
                <w:placeholder>
                  <w:docPart w:val="{f428f0ff-dd9b-43ba-870e-6cf23d2f9717}"/>
                </w:placeholder>
              </w:sdtPr>
              <w:sdtEndPr/>
              <w:sdtContent>
                <w:r w:rsidR="00972471">
                  <w:rPr>
                    <w:rFonts w:hint="eastAsia"/>
                    <w:b/>
                    <w:bCs/>
                  </w:rPr>
                  <w:t xml:space="preserve">3 </w:t>
                </w:r>
                <w:r w:rsidR="00972471">
                  <w:rPr>
                    <w:rFonts w:hint="eastAsia"/>
                    <w:b/>
                    <w:bCs/>
                  </w:rPr>
                  <w:t>功能需求</w:t>
                </w:r>
              </w:sdtContent>
            </w:sdt>
            <w:r w:rsidR="00972471">
              <w:rPr>
                <w:b/>
                <w:bCs/>
              </w:rPr>
              <w:tab/>
            </w:r>
            <w:bookmarkStart w:id="12" w:name="_Toc31064_WPSOffice_Level1Page"/>
            <w:r w:rsidR="00972471">
              <w:rPr>
                <w:b/>
                <w:bCs/>
              </w:rPr>
              <w:t>5</w:t>
            </w:r>
            <w:bookmarkEnd w:id="12"/>
          </w:hyperlink>
        </w:p>
        <w:p w:rsidR="00935304" w:rsidRDefault="0048235E" w:rsidP="00425E64">
          <w:pPr>
            <w:pStyle w:val="WPSOffice2"/>
            <w:tabs>
              <w:tab w:val="right" w:leader="dot" w:pos="8306"/>
            </w:tabs>
            <w:ind w:left="420"/>
          </w:pPr>
          <w:hyperlink w:anchor="_Toc20374_WPSOffice_Level2" w:history="1">
            <w:sdt>
              <w:sdtPr>
                <w:rPr>
                  <w:kern w:val="2"/>
                  <w:sz w:val="21"/>
                  <w:szCs w:val="24"/>
                </w:rPr>
                <w:id w:val="-1959786959"/>
                <w:placeholder>
                  <w:docPart w:val="{6a58a607-94c0-4755-a91d-d239edc86f5f}"/>
                </w:placeholder>
              </w:sdtPr>
              <w:sdtEndPr/>
              <w:sdtContent>
                <w:r w:rsidR="00972471">
                  <w:rPr>
                    <w:rFonts w:hint="eastAsia"/>
                  </w:rPr>
                  <w:t xml:space="preserve">3.1 </w:t>
                </w:r>
                <w:r w:rsidR="00972471">
                  <w:rPr>
                    <w:rFonts w:hint="eastAsia"/>
                  </w:rPr>
                  <w:t>功能模块</w:t>
                </w:r>
              </w:sdtContent>
            </w:sdt>
            <w:r w:rsidR="00972471">
              <w:tab/>
            </w:r>
            <w:bookmarkStart w:id="13" w:name="_Toc20374_WPSOffice_Level2Page"/>
            <w:r w:rsidR="00972471">
              <w:t>5</w:t>
            </w:r>
            <w:bookmarkEnd w:id="13"/>
          </w:hyperlink>
        </w:p>
        <w:p w:rsidR="00935304" w:rsidRDefault="0048235E" w:rsidP="00425E64">
          <w:pPr>
            <w:pStyle w:val="WPSOffice2"/>
            <w:tabs>
              <w:tab w:val="right" w:leader="dot" w:pos="8306"/>
            </w:tabs>
            <w:ind w:left="420"/>
          </w:pPr>
          <w:hyperlink w:anchor="_Toc10236_WPSOffice_Level2" w:history="1">
            <w:sdt>
              <w:sdtPr>
                <w:rPr>
                  <w:kern w:val="2"/>
                  <w:sz w:val="21"/>
                  <w:szCs w:val="24"/>
                </w:rPr>
                <w:id w:val="-715192575"/>
                <w:placeholder>
                  <w:docPart w:val="{1ed3a136-57c2-48df-b825-06977c801df4}"/>
                </w:placeholder>
              </w:sdtPr>
              <w:sdtEndPr/>
              <w:sdtContent>
                <w:r w:rsidR="00972471">
                  <w:rPr>
                    <w:rFonts w:hint="eastAsia"/>
                  </w:rPr>
                  <w:t>（一）首页：</w:t>
                </w:r>
              </w:sdtContent>
            </w:sdt>
            <w:r w:rsidR="00972471">
              <w:tab/>
            </w:r>
            <w:bookmarkStart w:id="14" w:name="_Toc10236_WPSOffice_Level2Page"/>
            <w:r w:rsidR="00972471">
              <w:t>6</w:t>
            </w:r>
            <w:bookmarkEnd w:id="14"/>
          </w:hyperlink>
        </w:p>
        <w:p w:rsidR="00935304" w:rsidRDefault="0048235E" w:rsidP="00425E64">
          <w:pPr>
            <w:pStyle w:val="WPSOffice2"/>
            <w:tabs>
              <w:tab w:val="right" w:leader="dot" w:pos="8306"/>
            </w:tabs>
            <w:ind w:left="420"/>
          </w:pPr>
          <w:hyperlink w:anchor="_Toc17145_WPSOffice_Level2" w:history="1">
            <w:sdt>
              <w:sdtPr>
                <w:rPr>
                  <w:kern w:val="2"/>
                  <w:sz w:val="21"/>
                  <w:szCs w:val="24"/>
                </w:rPr>
                <w:id w:val="22222915"/>
                <w:placeholder>
                  <w:docPart w:val="{c3a6a3ba-6a24-4fe5-ba44-a69637c3db41}"/>
                </w:placeholder>
              </w:sdtPr>
              <w:sdtEndPr/>
              <w:sdtContent>
                <w:r w:rsidR="00972471">
                  <w:rPr>
                    <w:rFonts w:hint="eastAsia"/>
                  </w:rPr>
                  <w:t>（二）点餐</w:t>
                </w:r>
              </w:sdtContent>
            </w:sdt>
            <w:r w:rsidR="00972471">
              <w:tab/>
            </w:r>
            <w:bookmarkStart w:id="15" w:name="_Toc17145_WPSOffice_Level2Page"/>
            <w:r w:rsidR="00972471">
              <w:t>6</w:t>
            </w:r>
            <w:bookmarkEnd w:id="15"/>
          </w:hyperlink>
        </w:p>
        <w:p w:rsidR="00935304" w:rsidRDefault="0048235E" w:rsidP="00425E64">
          <w:pPr>
            <w:pStyle w:val="WPSOffice2"/>
            <w:tabs>
              <w:tab w:val="right" w:leader="dot" w:pos="8306"/>
            </w:tabs>
            <w:ind w:left="420"/>
          </w:pPr>
          <w:hyperlink w:anchor="_Toc28455_WPSOffice_Level2" w:history="1">
            <w:sdt>
              <w:sdtPr>
                <w:rPr>
                  <w:kern w:val="2"/>
                  <w:sz w:val="21"/>
                  <w:szCs w:val="24"/>
                </w:rPr>
                <w:id w:val="-3589387"/>
                <w:placeholder>
                  <w:docPart w:val="{93faffad-68db-433f-b6ab-28acd7af2887}"/>
                </w:placeholder>
              </w:sdtPr>
              <w:sdtEndPr/>
              <w:sdtContent>
                <w:r w:rsidR="00972471">
                  <w:rPr>
                    <w:rFonts w:hint="eastAsia"/>
                  </w:rPr>
                  <w:t>（三）个人账户模块</w:t>
                </w:r>
              </w:sdtContent>
            </w:sdt>
            <w:r w:rsidR="00972471">
              <w:tab/>
            </w:r>
            <w:bookmarkStart w:id="16" w:name="_Toc28455_WPSOffice_Level2Page"/>
            <w:r w:rsidR="00972471">
              <w:t>7</w:t>
            </w:r>
            <w:bookmarkEnd w:id="16"/>
          </w:hyperlink>
        </w:p>
        <w:p w:rsidR="00935304" w:rsidRDefault="0048235E" w:rsidP="00425E64">
          <w:pPr>
            <w:pStyle w:val="WPSOffice2"/>
            <w:tabs>
              <w:tab w:val="right" w:leader="dot" w:pos="8306"/>
            </w:tabs>
            <w:ind w:left="420"/>
          </w:pPr>
          <w:hyperlink w:anchor="_Toc30241_WPSOffice_Level2" w:history="1">
            <w:sdt>
              <w:sdtPr>
                <w:rPr>
                  <w:kern w:val="2"/>
                  <w:sz w:val="21"/>
                  <w:szCs w:val="24"/>
                </w:rPr>
                <w:id w:val="588274359"/>
                <w:placeholder>
                  <w:docPart w:val="{7e2c1228-6411-4c9a-a12e-37ace9a9927d}"/>
                </w:placeholder>
              </w:sdtPr>
              <w:sdtEndPr/>
              <w:sdtContent>
                <w:r w:rsidR="00972471">
                  <w:rPr>
                    <w:rFonts w:hint="eastAsia"/>
                  </w:rPr>
                  <w:t>（四）店家入驻</w:t>
                </w:r>
              </w:sdtContent>
            </w:sdt>
            <w:r w:rsidR="00972471">
              <w:tab/>
            </w:r>
            <w:bookmarkStart w:id="17" w:name="_Toc30241_WPSOffice_Level2Page"/>
            <w:r w:rsidR="00972471">
              <w:t>7</w:t>
            </w:r>
            <w:bookmarkEnd w:id="17"/>
          </w:hyperlink>
        </w:p>
        <w:p w:rsidR="00935304" w:rsidRDefault="0048235E" w:rsidP="00425E64">
          <w:pPr>
            <w:pStyle w:val="WPSOffice2"/>
            <w:tabs>
              <w:tab w:val="right" w:leader="dot" w:pos="8306"/>
            </w:tabs>
            <w:ind w:left="420"/>
          </w:pPr>
          <w:hyperlink w:anchor="_Toc30167_WPSOffice_Level2" w:history="1">
            <w:sdt>
              <w:sdtPr>
                <w:rPr>
                  <w:kern w:val="2"/>
                  <w:sz w:val="21"/>
                  <w:szCs w:val="24"/>
                </w:rPr>
                <w:id w:val="2119168240"/>
                <w:placeholder>
                  <w:docPart w:val="{73c75f91-8713-4ea0-9ec9-d4230ebe9437}"/>
                </w:placeholder>
              </w:sdtPr>
              <w:sdtEndPr/>
              <w:sdtContent>
                <w:r w:rsidR="00972471">
                  <w:rPr>
                    <w:rFonts w:hint="eastAsia"/>
                  </w:rPr>
                  <w:t>（五）店铺基本信息管理：</w:t>
                </w:r>
              </w:sdtContent>
            </w:sdt>
            <w:r w:rsidR="00972471">
              <w:tab/>
            </w:r>
            <w:bookmarkStart w:id="18" w:name="_Toc30167_WPSOffice_Level2Page"/>
            <w:r w:rsidR="00972471">
              <w:t>7</w:t>
            </w:r>
            <w:bookmarkEnd w:id="18"/>
          </w:hyperlink>
        </w:p>
        <w:p w:rsidR="00935304" w:rsidRDefault="0048235E" w:rsidP="00425E64">
          <w:pPr>
            <w:pStyle w:val="WPSOffice2"/>
            <w:tabs>
              <w:tab w:val="right" w:leader="dot" w:pos="8306"/>
            </w:tabs>
            <w:ind w:left="420"/>
          </w:pPr>
          <w:hyperlink w:anchor="_Toc21304_WPSOffice_Level2" w:history="1">
            <w:sdt>
              <w:sdtPr>
                <w:rPr>
                  <w:kern w:val="2"/>
                  <w:sz w:val="21"/>
                  <w:szCs w:val="24"/>
                </w:rPr>
                <w:id w:val="-1901050147"/>
                <w:placeholder>
                  <w:docPart w:val="{26b130c6-5920-469f-a291-cf05f7560af6}"/>
                </w:placeholder>
              </w:sdtPr>
              <w:sdtEndPr/>
              <w:sdtContent>
                <w:r w:rsidR="00972471">
                  <w:rPr>
                    <w:rFonts w:hint="eastAsia"/>
                  </w:rPr>
                  <w:t>（六）商品管理：</w:t>
                </w:r>
              </w:sdtContent>
            </w:sdt>
            <w:r w:rsidR="00972471">
              <w:tab/>
            </w:r>
            <w:bookmarkStart w:id="19" w:name="_Toc21304_WPSOffice_Level2Page"/>
            <w:r w:rsidR="00972471">
              <w:t>7</w:t>
            </w:r>
            <w:bookmarkEnd w:id="19"/>
          </w:hyperlink>
        </w:p>
        <w:p w:rsidR="00935304" w:rsidRDefault="0048235E" w:rsidP="00425E64">
          <w:pPr>
            <w:pStyle w:val="WPSOffice2"/>
            <w:tabs>
              <w:tab w:val="right" w:leader="dot" w:pos="8306"/>
            </w:tabs>
            <w:ind w:left="420"/>
          </w:pPr>
          <w:hyperlink w:anchor="_Toc5689_WPSOffice_Level2" w:history="1">
            <w:sdt>
              <w:sdtPr>
                <w:rPr>
                  <w:kern w:val="2"/>
                  <w:sz w:val="21"/>
                  <w:szCs w:val="24"/>
                </w:rPr>
                <w:id w:val="-336934285"/>
                <w:placeholder>
                  <w:docPart w:val="{7fdb2853-0722-4ae1-bdf9-dcdec1d054e8}"/>
                </w:placeholder>
              </w:sdtPr>
              <w:sdtEndPr/>
              <w:sdtContent>
                <w:r w:rsidR="00972471">
                  <w:rPr>
                    <w:rFonts w:hint="eastAsia"/>
                  </w:rPr>
                  <w:t>（七）订单管理：</w:t>
                </w:r>
              </w:sdtContent>
            </w:sdt>
            <w:r w:rsidR="00972471">
              <w:tab/>
            </w:r>
            <w:bookmarkStart w:id="20" w:name="_Toc5689_WPSOffice_Level2Page"/>
            <w:r w:rsidR="00972471">
              <w:t>8</w:t>
            </w:r>
            <w:bookmarkEnd w:id="20"/>
          </w:hyperlink>
        </w:p>
        <w:p w:rsidR="00935304" w:rsidRDefault="0048235E" w:rsidP="00425E64">
          <w:pPr>
            <w:pStyle w:val="WPSOffice2"/>
            <w:tabs>
              <w:tab w:val="right" w:leader="dot" w:pos="8306"/>
            </w:tabs>
            <w:ind w:left="420"/>
          </w:pPr>
          <w:hyperlink w:anchor="_Toc10685_WPSOffice_Level2" w:history="1">
            <w:sdt>
              <w:sdtPr>
                <w:rPr>
                  <w:kern w:val="2"/>
                  <w:sz w:val="21"/>
                  <w:szCs w:val="24"/>
                </w:rPr>
                <w:id w:val="408199152"/>
                <w:placeholder>
                  <w:docPart w:val="{edb705ad-3e94-4fd5-99b7-722667e08362}"/>
                </w:placeholder>
              </w:sdtPr>
              <w:sdtEndPr/>
              <w:sdtContent>
                <w:r w:rsidR="00972471">
                  <w:rPr>
                    <w:rFonts w:hint="eastAsia"/>
                  </w:rPr>
                  <w:t>（八）用户管理</w:t>
                </w:r>
              </w:sdtContent>
            </w:sdt>
            <w:r w:rsidR="00972471">
              <w:tab/>
            </w:r>
            <w:bookmarkStart w:id="21" w:name="_Toc10685_WPSOffice_Level2Page"/>
            <w:r w:rsidR="00972471">
              <w:t>8</w:t>
            </w:r>
            <w:bookmarkEnd w:id="21"/>
          </w:hyperlink>
        </w:p>
        <w:p w:rsidR="00935304" w:rsidRDefault="0048235E">
          <w:pPr>
            <w:pStyle w:val="WPSOffice1"/>
            <w:tabs>
              <w:tab w:val="right" w:leader="dot" w:pos="8306"/>
            </w:tabs>
          </w:pPr>
          <w:hyperlink w:anchor="_Toc6761_WPSOffice_Level1" w:history="1">
            <w:sdt>
              <w:sdtPr>
                <w:rPr>
                  <w:b/>
                  <w:bCs/>
                  <w:kern w:val="2"/>
                  <w:sz w:val="21"/>
                  <w:szCs w:val="24"/>
                </w:rPr>
                <w:id w:val="303131822"/>
                <w:placeholder>
                  <w:docPart w:val="{6ada3e58-7393-42e3-b8cb-8f5ef913185d}"/>
                </w:placeholder>
              </w:sdtPr>
              <w:sdtEndPr/>
              <w:sdtContent>
                <w:r w:rsidR="00972471">
                  <w:rPr>
                    <w:rFonts w:hint="eastAsia"/>
                    <w:b/>
                    <w:bCs/>
                  </w:rPr>
                  <w:t xml:space="preserve">4 </w:t>
                </w:r>
                <w:r w:rsidR="00972471">
                  <w:rPr>
                    <w:rFonts w:hint="eastAsia"/>
                    <w:b/>
                    <w:bCs/>
                  </w:rPr>
                  <w:t>数据需求</w:t>
                </w:r>
              </w:sdtContent>
            </w:sdt>
            <w:r w:rsidR="00972471">
              <w:rPr>
                <w:b/>
                <w:bCs/>
              </w:rPr>
              <w:tab/>
            </w:r>
            <w:bookmarkStart w:id="22" w:name="_Toc6761_WPSOffice_Level1Page"/>
            <w:r w:rsidR="00972471">
              <w:rPr>
                <w:b/>
                <w:bCs/>
              </w:rPr>
              <w:t>8</w:t>
            </w:r>
            <w:bookmarkEnd w:id="22"/>
          </w:hyperlink>
        </w:p>
        <w:p w:rsidR="00935304" w:rsidRDefault="0048235E" w:rsidP="00425E64">
          <w:pPr>
            <w:pStyle w:val="WPSOffice2"/>
            <w:tabs>
              <w:tab w:val="right" w:leader="dot" w:pos="8306"/>
            </w:tabs>
            <w:ind w:left="420"/>
          </w:pPr>
          <w:hyperlink w:anchor="_Toc20424_WPSOffice_Level2" w:history="1">
            <w:sdt>
              <w:sdtPr>
                <w:rPr>
                  <w:kern w:val="2"/>
                  <w:sz w:val="21"/>
                  <w:szCs w:val="24"/>
                </w:rPr>
                <w:id w:val="-1359265366"/>
                <w:placeholder>
                  <w:docPart w:val="{1c0e02a7-1b46-438e-bc2d-ae63616e6e0c}"/>
                </w:placeholder>
              </w:sdtPr>
              <w:sdtEndPr/>
              <w:sdtContent>
                <w:r w:rsidR="00972471">
                  <w:rPr>
                    <w:rFonts w:hint="eastAsia"/>
                  </w:rPr>
                  <w:t xml:space="preserve">4.1 </w:t>
                </w:r>
                <w:r w:rsidR="00972471">
                  <w:rPr>
                    <w:rFonts w:hint="eastAsia"/>
                  </w:rPr>
                  <w:t>数据字典</w:t>
                </w:r>
              </w:sdtContent>
            </w:sdt>
            <w:r w:rsidR="00972471">
              <w:tab/>
            </w:r>
            <w:bookmarkStart w:id="23" w:name="_Toc20424_WPSOffice_Level2Page"/>
            <w:r w:rsidR="00972471">
              <w:t>8</w:t>
            </w:r>
            <w:bookmarkEnd w:id="23"/>
          </w:hyperlink>
        </w:p>
        <w:p w:rsidR="00935304" w:rsidRDefault="0048235E" w:rsidP="00425E64">
          <w:pPr>
            <w:pStyle w:val="WPSOffice2"/>
            <w:tabs>
              <w:tab w:val="right" w:leader="dot" w:pos="8306"/>
            </w:tabs>
            <w:ind w:left="420"/>
          </w:pPr>
          <w:hyperlink w:anchor="_Toc6479_WPSOffice_Level2" w:history="1">
            <w:sdt>
              <w:sdtPr>
                <w:rPr>
                  <w:kern w:val="2"/>
                  <w:sz w:val="21"/>
                  <w:szCs w:val="24"/>
                </w:rPr>
                <w:id w:val="1931161065"/>
                <w:placeholder>
                  <w:docPart w:val="{abc312ed-33ed-4a25-a4b1-b7f4cc0e55ab}"/>
                </w:placeholder>
              </w:sdtPr>
              <w:sdtEndPr/>
              <w:sdtContent>
                <w:r w:rsidR="00972471">
                  <w:rPr>
                    <w:rFonts w:hint="eastAsia"/>
                  </w:rPr>
                  <w:t xml:space="preserve">4.2 </w:t>
                </w:r>
                <w:r w:rsidR="00972471">
                  <w:rPr>
                    <w:rFonts w:hint="eastAsia"/>
                  </w:rPr>
                  <w:t>数据间关系（关系模型）</w:t>
                </w:r>
              </w:sdtContent>
            </w:sdt>
            <w:r w:rsidR="00972471">
              <w:tab/>
            </w:r>
            <w:bookmarkStart w:id="24" w:name="_Toc6479_WPSOffice_Level2Page"/>
            <w:r w:rsidR="00972471">
              <w:t>10</w:t>
            </w:r>
            <w:bookmarkEnd w:id="24"/>
          </w:hyperlink>
        </w:p>
        <w:p w:rsidR="00935304" w:rsidRDefault="0048235E" w:rsidP="00425E64">
          <w:pPr>
            <w:pStyle w:val="WPSOffice2"/>
            <w:tabs>
              <w:tab w:val="right" w:leader="dot" w:pos="8306"/>
            </w:tabs>
            <w:ind w:left="420"/>
          </w:pPr>
          <w:hyperlink w:anchor="_Toc12664_WPSOffice_Level2" w:history="1">
            <w:sdt>
              <w:sdtPr>
                <w:rPr>
                  <w:kern w:val="2"/>
                  <w:sz w:val="21"/>
                  <w:szCs w:val="24"/>
                </w:rPr>
                <w:id w:val="-2033021769"/>
                <w:placeholder>
                  <w:docPart w:val="{e9a32ba2-56bc-48a2-a9df-4f0c39125cef}"/>
                </w:placeholder>
              </w:sdtPr>
              <w:sdtEndPr/>
              <w:sdtContent>
                <w:r w:rsidR="00972471">
                  <w:rPr>
                    <w:rFonts w:hint="eastAsia"/>
                  </w:rPr>
                  <w:t xml:space="preserve">4.3 </w:t>
                </w:r>
                <w:r w:rsidR="00972471">
                  <w:rPr>
                    <w:rFonts w:hint="eastAsia"/>
                  </w:rPr>
                  <w:t>数据间关系（</w:t>
                </w:r>
                <w:r w:rsidR="00972471">
                  <w:rPr>
                    <w:rFonts w:hint="eastAsia"/>
                  </w:rPr>
                  <w:t>E-R</w:t>
                </w:r>
                <w:r w:rsidR="00972471">
                  <w:rPr>
                    <w:rFonts w:hint="eastAsia"/>
                  </w:rPr>
                  <w:t>图）</w:t>
                </w:r>
              </w:sdtContent>
            </w:sdt>
            <w:r w:rsidR="00972471">
              <w:tab/>
            </w:r>
            <w:bookmarkStart w:id="25" w:name="_Toc12664_WPSOffice_Level2Page"/>
            <w:r w:rsidR="00972471">
              <w:t>10</w:t>
            </w:r>
            <w:bookmarkEnd w:id="25"/>
          </w:hyperlink>
        </w:p>
        <w:p w:rsidR="00935304" w:rsidRDefault="0048235E">
          <w:pPr>
            <w:pStyle w:val="WPSOffice1"/>
            <w:tabs>
              <w:tab w:val="right" w:leader="dot" w:pos="8306"/>
            </w:tabs>
          </w:pPr>
          <w:hyperlink w:anchor="_Toc31771_WPSOffice_Level1" w:history="1">
            <w:sdt>
              <w:sdtPr>
                <w:rPr>
                  <w:b/>
                  <w:bCs/>
                  <w:kern w:val="2"/>
                  <w:sz w:val="21"/>
                  <w:szCs w:val="24"/>
                </w:rPr>
                <w:id w:val="-1756044288"/>
                <w:placeholder>
                  <w:docPart w:val="{cc283b81-456f-4e56-a446-894ecdb93b14}"/>
                </w:placeholder>
              </w:sdtPr>
              <w:sdtEndPr/>
              <w:sdtContent>
                <w:r w:rsidR="00972471">
                  <w:rPr>
                    <w:rFonts w:hint="eastAsia"/>
                    <w:b/>
                    <w:bCs/>
                  </w:rPr>
                  <w:t xml:space="preserve">5 </w:t>
                </w:r>
                <w:r w:rsidR="00972471">
                  <w:rPr>
                    <w:rFonts w:hint="eastAsia"/>
                    <w:b/>
                    <w:bCs/>
                  </w:rPr>
                  <w:t>行为需求</w:t>
                </w:r>
              </w:sdtContent>
            </w:sdt>
            <w:r w:rsidR="00972471">
              <w:rPr>
                <w:b/>
                <w:bCs/>
              </w:rPr>
              <w:tab/>
            </w:r>
            <w:bookmarkStart w:id="26" w:name="_Toc31771_WPSOffice_Level1Page"/>
            <w:r w:rsidR="00972471">
              <w:rPr>
                <w:b/>
                <w:bCs/>
              </w:rPr>
              <w:t>10</w:t>
            </w:r>
            <w:bookmarkEnd w:id="26"/>
          </w:hyperlink>
        </w:p>
        <w:p w:rsidR="00935304" w:rsidRDefault="0048235E" w:rsidP="00425E64">
          <w:pPr>
            <w:pStyle w:val="WPSOffice2"/>
            <w:tabs>
              <w:tab w:val="right" w:leader="dot" w:pos="8306"/>
            </w:tabs>
            <w:ind w:left="420"/>
          </w:pPr>
          <w:hyperlink w:anchor="_Toc21428_WPSOffice_Level2" w:history="1">
            <w:sdt>
              <w:sdtPr>
                <w:rPr>
                  <w:kern w:val="2"/>
                  <w:sz w:val="21"/>
                  <w:szCs w:val="24"/>
                </w:rPr>
                <w:id w:val="1024526320"/>
                <w:placeholder>
                  <w:docPart w:val="{24880c4c-530d-4e61-84d7-13020567caef}"/>
                </w:placeholder>
              </w:sdtPr>
              <w:sdtEndPr/>
              <w:sdtContent>
                <w:r w:rsidR="00972471">
                  <w:rPr>
                    <w:rFonts w:hint="eastAsia"/>
                  </w:rPr>
                  <w:t xml:space="preserve">5.1 </w:t>
                </w:r>
                <w:r w:rsidR="00972471">
                  <w:rPr>
                    <w:rFonts w:hint="eastAsia"/>
                  </w:rPr>
                  <w:t>交互过程</w:t>
                </w:r>
              </w:sdtContent>
            </w:sdt>
            <w:r w:rsidR="00972471">
              <w:tab/>
            </w:r>
            <w:bookmarkStart w:id="27" w:name="_Toc21428_WPSOffice_Level2Page"/>
            <w:r w:rsidR="00972471">
              <w:t>10</w:t>
            </w:r>
            <w:bookmarkEnd w:id="27"/>
          </w:hyperlink>
        </w:p>
        <w:p w:rsidR="00935304" w:rsidRDefault="0048235E">
          <w:pPr>
            <w:pStyle w:val="WPSOffice1"/>
            <w:tabs>
              <w:tab w:val="right" w:leader="dot" w:pos="8306"/>
            </w:tabs>
          </w:pPr>
          <w:hyperlink w:anchor="_Toc29697_WPSOffice_Level1" w:history="1">
            <w:sdt>
              <w:sdtPr>
                <w:rPr>
                  <w:b/>
                  <w:bCs/>
                  <w:kern w:val="2"/>
                  <w:sz w:val="21"/>
                  <w:szCs w:val="24"/>
                </w:rPr>
                <w:id w:val="-961184909"/>
                <w:placeholder>
                  <w:docPart w:val="{dd5ce1c1-a86d-4436-ad5b-c5b369276f8f}"/>
                </w:placeholder>
              </w:sdtPr>
              <w:sdtEndPr/>
              <w:sdtContent>
                <w:r w:rsidR="00972471">
                  <w:rPr>
                    <w:rFonts w:hint="eastAsia"/>
                    <w:b/>
                    <w:bCs/>
                  </w:rPr>
                  <w:t xml:space="preserve">6 </w:t>
                </w:r>
                <w:r w:rsidR="00972471">
                  <w:rPr>
                    <w:rFonts w:hint="eastAsia"/>
                    <w:b/>
                    <w:bCs/>
                  </w:rPr>
                  <w:t>接口需求</w:t>
                </w:r>
              </w:sdtContent>
            </w:sdt>
            <w:r w:rsidR="00972471">
              <w:rPr>
                <w:b/>
                <w:bCs/>
              </w:rPr>
              <w:tab/>
            </w:r>
            <w:bookmarkStart w:id="28" w:name="_Toc29697_WPSOffice_Level1Page"/>
            <w:r w:rsidR="00972471">
              <w:rPr>
                <w:b/>
                <w:bCs/>
              </w:rPr>
              <w:t>11</w:t>
            </w:r>
            <w:bookmarkEnd w:id="28"/>
          </w:hyperlink>
        </w:p>
        <w:p w:rsidR="00935304" w:rsidRDefault="0048235E" w:rsidP="00425E64">
          <w:pPr>
            <w:pStyle w:val="WPSOffice2"/>
            <w:tabs>
              <w:tab w:val="right" w:leader="dot" w:pos="8306"/>
            </w:tabs>
            <w:ind w:left="420"/>
          </w:pPr>
          <w:hyperlink w:anchor="_Toc4618_WPSOffice_Level2" w:history="1">
            <w:sdt>
              <w:sdtPr>
                <w:rPr>
                  <w:kern w:val="2"/>
                  <w:sz w:val="21"/>
                  <w:szCs w:val="24"/>
                </w:rPr>
                <w:id w:val="1083100769"/>
                <w:placeholder>
                  <w:docPart w:val="{d15ee6ee-4f0d-4722-9210-65fdb245199c}"/>
                </w:placeholder>
              </w:sdtPr>
              <w:sdtEndPr/>
              <w:sdtContent>
                <w:r w:rsidR="00972471">
                  <w:rPr>
                    <w:rFonts w:hint="eastAsia"/>
                  </w:rPr>
                  <w:t xml:space="preserve">6.1 </w:t>
                </w:r>
                <w:r w:rsidR="00972471">
                  <w:rPr>
                    <w:rFonts w:hint="eastAsia"/>
                  </w:rPr>
                  <w:t>用户界面</w:t>
                </w:r>
              </w:sdtContent>
            </w:sdt>
            <w:r w:rsidR="00972471">
              <w:tab/>
            </w:r>
            <w:bookmarkStart w:id="29" w:name="_Toc4618_WPSOffice_Level2Page"/>
            <w:r w:rsidR="00972471">
              <w:t>11</w:t>
            </w:r>
            <w:bookmarkEnd w:id="29"/>
          </w:hyperlink>
        </w:p>
        <w:p w:rsidR="00935304" w:rsidRDefault="0048235E" w:rsidP="00425E64">
          <w:pPr>
            <w:pStyle w:val="WPSOffice2"/>
            <w:tabs>
              <w:tab w:val="right" w:leader="dot" w:pos="8306"/>
            </w:tabs>
            <w:ind w:left="420"/>
          </w:pPr>
          <w:hyperlink w:anchor="_Toc30810_WPSOffice_Level2" w:history="1">
            <w:sdt>
              <w:sdtPr>
                <w:rPr>
                  <w:kern w:val="2"/>
                  <w:sz w:val="21"/>
                  <w:szCs w:val="24"/>
                </w:rPr>
                <w:id w:val="-741399313"/>
                <w:placeholder>
                  <w:docPart w:val="{c3f17250-e099-46e7-baef-d1c9be3f1f0a}"/>
                </w:placeholder>
              </w:sdtPr>
              <w:sdtEndPr/>
              <w:sdtContent>
                <w:r w:rsidR="00972471">
                  <w:rPr>
                    <w:rFonts w:hint="eastAsia"/>
                  </w:rPr>
                  <w:t xml:space="preserve">6.2 </w:t>
                </w:r>
                <w:r w:rsidR="00972471">
                  <w:rPr>
                    <w:rFonts w:hint="eastAsia"/>
                  </w:rPr>
                  <w:t>软硬件接口</w:t>
                </w:r>
              </w:sdtContent>
            </w:sdt>
            <w:r w:rsidR="00972471">
              <w:tab/>
            </w:r>
            <w:bookmarkStart w:id="30" w:name="_Toc30810_WPSOffice_Level2Page"/>
            <w:r w:rsidR="00972471">
              <w:t>14</w:t>
            </w:r>
            <w:bookmarkEnd w:id="30"/>
          </w:hyperlink>
        </w:p>
        <w:p w:rsidR="00935304" w:rsidRDefault="0048235E">
          <w:pPr>
            <w:pStyle w:val="WPSOffice1"/>
            <w:tabs>
              <w:tab w:val="right" w:leader="dot" w:pos="8306"/>
            </w:tabs>
          </w:pPr>
          <w:hyperlink w:anchor="_Toc12880_WPSOffice_Level1" w:history="1">
            <w:sdt>
              <w:sdtPr>
                <w:rPr>
                  <w:b/>
                  <w:bCs/>
                  <w:kern w:val="2"/>
                  <w:sz w:val="21"/>
                  <w:szCs w:val="24"/>
                </w:rPr>
                <w:id w:val="1005706744"/>
                <w:placeholder>
                  <w:docPart w:val="{91d4252f-d02b-466e-8f11-8cefaf883a88}"/>
                </w:placeholder>
              </w:sdtPr>
              <w:sdtEndPr/>
              <w:sdtContent>
                <w:r w:rsidR="00972471">
                  <w:rPr>
                    <w:rFonts w:hint="eastAsia"/>
                    <w:b/>
                    <w:bCs/>
                  </w:rPr>
                  <w:t xml:space="preserve">7 </w:t>
                </w:r>
                <w:r w:rsidR="00972471">
                  <w:rPr>
                    <w:rFonts w:hint="eastAsia"/>
                    <w:b/>
                    <w:bCs/>
                  </w:rPr>
                  <w:t>环境</w:t>
                </w:r>
              </w:sdtContent>
            </w:sdt>
            <w:r w:rsidR="00972471">
              <w:rPr>
                <w:b/>
                <w:bCs/>
              </w:rPr>
              <w:tab/>
            </w:r>
            <w:bookmarkStart w:id="31" w:name="_Toc12880_WPSOffice_Level1Page"/>
            <w:r w:rsidR="00972471">
              <w:rPr>
                <w:b/>
                <w:bCs/>
              </w:rPr>
              <w:t>14</w:t>
            </w:r>
            <w:bookmarkEnd w:id="31"/>
          </w:hyperlink>
        </w:p>
        <w:p w:rsidR="00935304" w:rsidRDefault="0048235E" w:rsidP="00425E64">
          <w:pPr>
            <w:pStyle w:val="WPSOffice2"/>
            <w:tabs>
              <w:tab w:val="right" w:leader="dot" w:pos="8306"/>
            </w:tabs>
            <w:ind w:left="420"/>
          </w:pPr>
          <w:hyperlink w:anchor="_Toc28702_WPSOffice_Level2" w:history="1">
            <w:sdt>
              <w:sdtPr>
                <w:rPr>
                  <w:kern w:val="2"/>
                  <w:sz w:val="21"/>
                  <w:szCs w:val="24"/>
                </w:rPr>
                <w:id w:val="-726379172"/>
                <w:placeholder>
                  <w:docPart w:val="{b4fb26f6-c4ca-4035-9741-d8bfeec6e0eb}"/>
                </w:placeholder>
              </w:sdtPr>
              <w:sdtEndPr/>
              <w:sdtContent>
                <w:r w:rsidR="00972471">
                  <w:rPr>
                    <w:rFonts w:hint="eastAsia"/>
                  </w:rPr>
                  <w:t xml:space="preserve">7.1 </w:t>
                </w:r>
                <w:r w:rsidR="00972471">
                  <w:rPr>
                    <w:rFonts w:hint="eastAsia"/>
                  </w:rPr>
                  <w:t>运行环境</w:t>
                </w:r>
              </w:sdtContent>
            </w:sdt>
            <w:r w:rsidR="00972471">
              <w:tab/>
            </w:r>
            <w:bookmarkStart w:id="32" w:name="_Toc28702_WPSOffice_Level2Page"/>
            <w:r w:rsidR="00972471">
              <w:t>14</w:t>
            </w:r>
            <w:bookmarkEnd w:id="32"/>
          </w:hyperlink>
        </w:p>
        <w:p w:rsidR="00935304" w:rsidRDefault="0048235E" w:rsidP="00425E64">
          <w:pPr>
            <w:pStyle w:val="WPSOffice2"/>
            <w:tabs>
              <w:tab w:val="right" w:leader="dot" w:pos="8306"/>
            </w:tabs>
            <w:ind w:left="420"/>
          </w:pPr>
          <w:hyperlink w:anchor="_Toc7335_WPSOffice_Level2" w:history="1">
            <w:sdt>
              <w:sdtPr>
                <w:rPr>
                  <w:kern w:val="2"/>
                  <w:sz w:val="21"/>
                  <w:szCs w:val="24"/>
                </w:rPr>
                <w:id w:val="318930914"/>
              </w:sdtPr>
              <w:sdtEndPr/>
              <w:sdtContent>
                <w:r w:rsidR="00972471">
                  <w:rPr>
                    <w:rFonts w:hint="eastAsia"/>
                  </w:rPr>
                  <w:t xml:space="preserve">7.2 </w:t>
                </w:r>
                <w:r w:rsidR="00972471">
                  <w:rPr>
                    <w:rFonts w:hint="eastAsia"/>
                  </w:rPr>
                  <w:t>开发环境</w:t>
                </w:r>
              </w:sdtContent>
            </w:sdt>
            <w:r w:rsidR="00972471">
              <w:tab/>
            </w:r>
            <w:bookmarkStart w:id="33" w:name="_Toc7335_WPSOffice_Level2Page"/>
            <w:r w:rsidR="00972471">
              <w:t>14</w:t>
            </w:r>
            <w:bookmarkEnd w:id="33"/>
          </w:hyperlink>
        </w:p>
        <w:bookmarkEnd w:id="0" w:displacedByCustomXml="next"/>
      </w:sdtContent>
    </w:sdt>
    <w:p w:rsidR="00935304" w:rsidRDefault="00935304">
      <w:pPr>
        <w:spacing w:line="360" w:lineRule="auto"/>
      </w:pPr>
    </w:p>
    <w:p w:rsidR="00935304" w:rsidRDefault="00935304">
      <w:pPr>
        <w:spacing w:line="360" w:lineRule="auto"/>
      </w:pPr>
    </w:p>
    <w:p w:rsidR="00935304" w:rsidRDefault="00935304">
      <w:pPr>
        <w:spacing w:line="360" w:lineRule="auto"/>
      </w:pPr>
    </w:p>
    <w:p w:rsidR="00935304" w:rsidRDefault="00935304">
      <w:pPr>
        <w:spacing w:line="360" w:lineRule="auto"/>
      </w:pPr>
    </w:p>
    <w:p w:rsidR="00935304" w:rsidRDefault="00935304">
      <w:pPr>
        <w:spacing w:line="360" w:lineRule="auto"/>
      </w:pPr>
    </w:p>
    <w:p w:rsidR="00935304" w:rsidRDefault="00935304">
      <w:pPr>
        <w:spacing w:line="360" w:lineRule="auto"/>
      </w:pPr>
    </w:p>
    <w:p w:rsidR="00935304" w:rsidRDefault="00935304">
      <w:pPr>
        <w:spacing w:line="360" w:lineRule="auto"/>
      </w:pPr>
    </w:p>
    <w:p w:rsidR="00935304" w:rsidRDefault="00972471">
      <w:pPr>
        <w:spacing w:line="360" w:lineRule="auto"/>
        <w:outlineLvl w:val="0"/>
        <w:rPr>
          <w:rFonts w:ascii="宋体" w:eastAsia="宋体" w:hAnsi="宋体" w:cs="宋体"/>
        </w:rPr>
      </w:pPr>
      <w:bookmarkStart w:id="34" w:name="_Toc30210_WPSOffice_Level1"/>
      <w:bookmarkStart w:id="35" w:name="_Toc27124_WPSOffice_Level1"/>
      <w:r>
        <w:rPr>
          <w:rFonts w:ascii="宋体" w:eastAsia="宋体" w:hAnsi="宋体" w:cs="宋体" w:hint="eastAsia"/>
        </w:rPr>
        <w:lastRenderedPageBreak/>
        <w:t>1 概述</w:t>
      </w:r>
      <w:bookmarkEnd w:id="34"/>
      <w:bookmarkEnd w:id="35"/>
    </w:p>
    <w:p w:rsidR="00935304" w:rsidRDefault="00972471">
      <w:pPr>
        <w:numPr>
          <w:ilvl w:val="1"/>
          <w:numId w:val="1"/>
        </w:numPr>
        <w:spacing w:line="360" w:lineRule="auto"/>
        <w:ind w:firstLine="420"/>
        <w:outlineLvl w:val="1"/>
      </w:pPr>
      <w:bookmarkStart w:id="36" w:name="_Toc25268_WPSOffice_Level2"/>
      <w:bookmarkStart w:id="37" w:name="_Toc25337_WPSOffice_Level2"/>
      <w:r>
        <w:rPr>
          <w:rFonts w:hint="eastAsia"/>
        </w:rPr>
        <w:t>项目名称</w:t>
      </w:r>
      <w:bookmarkEnd w:id="36"/>
      <w:bookmarkEnd w:id="37"/>
    </w:p>
    <w:p w:rsidR="00935304" w:rsidRDefault="00972471">
      <w:pPr>
        <w:spacing w:line="360" w:lineRule="auto"/>
        <w:ind w:left="420" w:firstLine="420"/>
      </w:pPr>
      <w:r>
        <w:rPr>
          <w:rFonts w:hint="eastAsia"/>
        </w:rPr>
        <w:t>网上订餐管理系统</w:t>
      </w:r>
    </w:p>
    <w:p w:rsidR="00935304" w:rsidRDefault="00972471">
      <w:pPr>
        <w:numPr>
          <w:ilvl w:val="1"/>
          <w:numId w:val="1"/>
        </w:numPr>
        <w:spacing w:line="360" w:lineRule="auto"/>
        <w:ind w:firstLine="420"/>
        <w:outlineLvl w:val="1"/>
      </w:pPr>
      <w:bookmarkStart w:id="38" w:name="_Toc22604_WPSOffice_Level2"/>
      <w:bookmarkStart w:id="39" w:name="_Toc31064_WPSOffice_Level2"/>
      <w:r>
        <w:rPr>
          <w:rFonts w:hint="eastAsia"/>
        </w:rPr>
        <w:t>目的</w:t>
      </w:r>
      <w:bookmarkEnd w:id="38"/>
      <w:bookmarkEnd w:id="39"/>
    </w:p>
    <w:p w:rsidR="00935304" w:rsidRDefault="00972471">
      <w:pPr>
        <w:spacing w:line="360" w:lineRule="auto"/>
        <w:ind w:left="420" w:firstLine="420"/>
      </w:pPr>
      <w:r>
        <w:rPr>
          <w:rFonts w:hint="eastAsia"/>
        </w:rPr>
        <w:t>科技发展速度日渐加快的社会下，随着人们的生活水平的提高，以及社会生活节奏不断加快，就餐的便捷以及餐食的平价与食物的品质成为了人们每日必考虑的内容之一，借助于网络的高速发展，网上订餐系统应由而生。</w:t>
      </w:r>
    </w:p>
    <w:p w:rsidR="00935304" w:rsidRDefault="00972471">
      <w:pPr>
        <w:numPr>
          <w:ilvl w:val="1"/>
          <w:numId w:val="1"/>
        </w:numPr>
        <w:spacing w:line="360" w:lineRule="auto"/>
        <w:ind w:firstLine="420"/>
        <w:outlineLvl w:val="1"/>
      </w:pPr>
      <w:bookmarkStart w:id="40" w:name="_Toc10080_WPSOffice_Level2"/>
      <w:bookmarkStart w:id="41" w:name="_Toc6761_WPSOffice_Level2"/>
      <w:r>
        <w:rPr>
          <w:rFonts w:hint="eastAsia"/>
        </w:rPr>
        <w:t>参考模型</w:t>
      </w:r>
      <w:bookmarkEnd w:id="40"/>
      <w:bookmarkEnd w:id="41"/>
    </w:p>
    <w:p w:rsidR="00935304" w:rsidRDefault="00972471">
      <w:pPr>
        <w:spacing w:line="360" w:lineRule="auto"/>
        <w:ind w:left="420" w:firstLine="420"/>
      </w:pPr>
      <w:r>
        <w:rPr>
          <w:rFonts w:hint="eastAsia"/>
        </w:rPr>
        <w:t>美团外卖网站</w:t>
      </w:r>
    </w:p>
    <w:p w:rsidR="00935304" w:rsidRDefault="00972471">
      <w:pPr>
        <w:numPr>
          <w:ilvl w:val="1"/>
          <w:numId w:val="1"/>
        </w:numPr>
        <w:spacing w:line="360" w:lineRule="auto"/>
        <w:ind w:firstLine="420"/>
        <w:outlineLvl w:val="1"/>
      </w:pPr>
      <w:bookmarkStart w:id="42" w:name="_Toc2811_WPSOffice_Level2"/>
      <w:bookmarkStart w:id="43" w:name="_Toc31771_WPSOffice_Level2"/>
      <w:r>
        <w:rPr>
          <w:rFonts w:hint="eastAsia"/>
        </w:rPr>
        <w:t>术语</w:t>
      </w:r>
      <w:bookmarkEnd w:id="42"/>
      <w:bookmarkEnd w:id="43"/>
    </w:p>
    <w:p w:rsidR="00935304" w:rsidRDefault="00972471">
      <w:pPr>
        <w:spacing w:line="360" w:lineRule="auto"/>
        <w:ind w:left="420" w:firstLine="420"/>
      </w:pPr>
      <w:r>
        <w:rPr>
          <w:rFonts w:hint="eastAsia"/>
        </w:rPr>
        <w:t>术语：网上订餐管理系统</w:t>
      </w:r>
    </w:p>
    <w:p w:rsidR="00935304" w:rsidRDefault="00972471">
      <w:pPr>
        <w:spacing w:line="360" w:lineRule="auto"/>
        <w:outlineLvl w:val="0"/>
      </w:pPr>
      <w:bookmarkStart w:id="44" w:name="_Toc25268_WPSOffice_Level1"/>
      <w:bookmarkStart w:id="45" w:name="_Toc25337_WPSOffice_Level1"/>
      <w:r>
        <w:rPr>
          <w:rFonts w:hint="eastAsia"/>
        </w:rPr>
        <w:t xml:space="preserve">2 </w:t>
      </w:r>
      <w:r>
        <w:rPr>
          <w:rFonts w:hint="eastAsia"/>
        </w:rPr>
        <w:t>项目概述</w:t>
      </w:r>
      <w:bookmarkEnd w:id="44"/>
      <w:bookmarkEnd w:id="45"/>
    </w:p>
    <w:p w:rsidR="00935304" w:rsidRDefault="00972471">
      <w:pPr>
        <w:spacing w:line="360" w:lineRule="auto"/>
        <w:ind w:firstLine="420"/>
        <w:outlineLvl w:val="1"/>
      </w:pPr>
      <w:bookmarkStart w:id="46" w:name="_Toc3156_WPSOffice_Level2"/>
      <w:bookmarkStart w:id="47" w:name="_Toc29697_WPSOffice_Level2"/>
      <w:r>
        <w:rPr>
          <w:rFonts w:hint="eastAsia"/>
        </w:rPr>
        <w:t xml:space="preserve">2.1 </w:t>
      </w:r>
      <w:r>
        <w:rPr>
          <w:rFonts w:hint="eastAsia"/>
        </w:rPr>
        <w:t>总体目标</w:t>
      </w:r>
      <w:bookmarkEnd w:id="46"/>
      <w:bookmarkEnd w:id="47"/>
    </w:p>
    <w:p w:rsidR="00935304" w:rsidRDefault="00972471">
      <w:pPr>
        <w:spacing w:line="360" w:lineRule="auto"/>
        <w:ind w:left="420" w:firstLine="420"/>
      </w:pPr>
      <w:r>
        <w:rPr>
          <w:rFonts w:hint="eastAsia"/>
        </w:rPr>
        <w:t>本系统目标在于准确搜集客户需求，匹配给对应的商家，根据消费者所处的位置，把最适宜的商家在消费者页面上进行显示。同时消费者可以根据折扣力度，菜品评价，距离远近，菜品种类销量，送餐速度等对商家进行排序与检索。商家也可以根据自己的实际情况，编写菜单，开店关店，并推荐菜品，特价菜等，来展现商家自己店铺的优势与特色，供消费者选择。</w:t>
      </w:r>
    </w:p>
    <w:p w:rsidR="00935304" w:rsidRDefault="00972471">
      <w:pPr>
        <w:spacing w:line="360" w:lineRule="auto"/>
        <w:ind w:firstLine="420"/>
        <w:outlineLvl w:val="1"/>
      </w:pPr>
      <w:bookmarkStart w:id="48" w:name="_Toc26558_WPSOffice_Level2"/>
      <w:bookmarkStart w:id="49" w:name="_Toc12880_WPSOffice_Level2"/>
      <w:r>
        <w:rPr>
          <w:rFonts w:hint="eastAsia"/>
        </w:rPr>
        <w:t xml:space="preserve">2.2 </w:t>
      </w:r>
      <w:r>
        <w:rPr>
          <w:rFonts w:hint="eastAsia"/>
        </w:rPr>
        <w:t>目标人群</w:t>
      </w:r>
      <w:bookmarkEnd w:id="48"/>
      <w:bookmarkEnd w:id="49"/>
    </w:p>
    <w:p w:rsidR="00935304" w:rsidRDefault="00972471">
      <w:pPr>
        <w:spacing w:line="360" w:lineRule="auto"/>
        <w:ind w:left="420" w:firstLine="420"/>
      </w:pPr>
      <w:r>
        <w:rPr>
          <w:rFonts w:hint="eastAsia"/>
        </w:rPr>
        <w:t>目标人群主要集中在一二线省会城市，年轻人为网上订餐系统的消费主体，由于年轻人通常对新事物比较好奇、愿意尝试、接受学习能力也更强，通过移动互联网的迅猛发展，成为互联网的主流消费人群，因此一二线省会城市的年轻人将会是该网上订餐系统的目标人群。</w:t>
      </w:r>
    </w:p>
    <w:p w:rsidR="00935304" w:rsidRDefault="00972471">
      <w:pPr>
        <w:spacing w:line="360" w:lineRule="auto"/>
        <w:ind w:firstLine="420"/>
        <w:outlineLvl w:val="1"/>
      </w:pPr>
      <w:bookmarkStart w:id="50" w:name="_Toc19276_WPSOffice_Level2"/>
      <w:bookmarkStart w:id="51" w:name="_Toc20111_WPSOffice_Level2"/>
      <w:r>
        <w:rPr>
          <w:rFonts w:hint="eastAsia"/>
        </w:rPr>
        <w:t xml:space="preserve">2.3 </w:t>
      </w:r>
      <w:r>
        <w:rPr>
          <w:rFonts w:hint="eastAsia"/>
        </w:rPr>
        <w:t>主要限制和开发风险分析</w:t>
      </w:r>
      <w:bookmarkEnd w:id="50"/>
      <w:bookmarkEnd w:id="51"/>
    </w:p>
    <w:p w:rsidR="00935304" w:rsidRDefault="00972471">
      <w:pPr>
        <w:spacing w:line="360" w:lineRule="auto"/>
        <w:ind w:left="420" w:firstLine="420"/>
        <w:outlineLvl w:val="2"/>
      </w:pPr>
      <w:bookmarkStart w:id="52" w:name="_Toc17075_WPSOffice_Level2"/>
      <w:bookmarkStart w:id="53" w:name="_Toc22712_WPSOffice_Level2"/>
      <w:r>
        <w:rPr>
          <w:rFonts w:hint="eastAsia"/>
        </w:rPr>
        <w:t>（一）主要限制：</w:t>
      </w:r>
      <w:bookmarkEnd w:id="52"/>
      <w:bookmarkEnd w:id="53"/>
    </w:p>
    <w:p w:rsidR="00935304" w:rsidRDefault="00972471">
      <w:pPr>
        <w:spacing w:line="360" w:lineRule="auto"/>
        <w:ind w:left="840" w:firstLine="420"/>
        <w:outlineLvl w:val="3"/>
        <w:rPr>
          <w:sz w:val="20"/>
          <w:szCs w:val="22"/>
        </w:rPr>
      </w:pPr>
      <w:r>
        <w:rPr>
          <w:rFonts w:hint="eastAsia"/>
          <w:sz w:val="20"/>
          <w:szCs w:val="22"/>
        </w:rPr>
        <w:t>（</w:t>
      </w:r>
      <w:r>
        <w:rPr>
          <w:rFonts w:hint="eastAsia"/>
          <w:sz w:val="20"/>
          <w:szCs w:val="22"/>
        </w:rPr>
        <w:t>1</w:t>
      </w:r>
      <w:r>
        <w:rPr>
          <w:rFonts w:hint="eastAsia"/>
          <w:sz w:val="20"/>
          <w:szCs w:val="22"/>
        </w:rPr>
        <w:t>）运行环境：</w:t>
      </w:r>
    </w:p>
    <w:p w:rsidR="00935304" w:rsidRDefault="00972471">
      <w:pPr>
        <w:spacing w:line="360" w:lineRule="auto"/>
        <w:ind w:left="840" w:firstLine="420"/>
        <w:rPr>
          <w:sz w:val="20"/>
          <w:szCs w:val="22"/>
        </w:rPr>
      </w:pPr>
      <w:r>
        <w:rPr>
          <w:rFonts w:hint="eastAsia"/>
          <w:sz w:val="20"/>
          <w:szCs w:val="22"/>
        </w:rPr>
        <w:t>由于只考虑网页版的版本，因此无法实现</w:t>
      </w:r>
      <w:r>
        <w:rPr>
          <w:rFonts w:hint="eastAsia"/>
          <w:sz w:val="20"/>
          <w:szCs w:val="22"/>
        </w:rPr>
        <w:t>app</w:t>
      </w:r>
      <w:r>
        <w:rPr>
          <w:rFonts w:hint="eastAsia"/>
          <w:sz w:val="20"/>
          <w:szCs w:val="22"/>
        </w:rPr>
        <w:t>，该项目可以在各种浏览器上使用，各种操作系统平台都可以完美运行。与其他软件高度兼容，可进行数据的互传。</w:t>
      </w:r>
    </w:p>
    <w:p w:rsidR="00935304" w:rsidRDefault="00972471">
      <w:pPr>
        <w:spacing w:line="360" w:lineRule="auto"/>
        <w:ind w:left="840" w:firstLine="420"/>
        <w:outlineLvl w:val="3"/>
        <w:rPr>
          <w:sz w:val="20"/>
          <w:szCs w:val="22"/>
        </w:rPr>
      </w:pPr>
      <w:r>
        <w:rPr>
          <w:rFonts w:hint="eastAsia"/>
          <w:sz w:val="20"/>
          <w:szCs w:val="22"/>
        </w:rPr>
        <w:t>（</w:t>
      </w:r>
      <w:r>
        <w:rPr>
          <w:rFonts w:hint="eastAsia"/>
          <w:sz w:val="20"/>
          <w:szCs w:val="22"/>
        </w:rPr>
        <w:t>2</w:t>
      </w:r>
      <w:r>
        <w:rPr>
          <w:rFonts w:hint="eastAsia"/>
          <w:sz w:val="20"/>
          <w:szCs w:val="22"/>
        </w:rPr>
        <w:t>）硬件环境：</w:t>
      </w:r>
    </w:p>
    <w:p w:rsidR="00935304" w:rsidRDefault="00972471">
      <w:pPr>
        <w:spacing w:line="360" w:lineRule="auto"/>
        <w:ind w:left="840" w:firstLine="420"/>
        <w:rPr>
          <w:sz w:val="20"/>
          <w:szCs w:val="22"/>
        </w:rPr>
      </w:pPr>
      <w:r>
        <w:rPr>
          <w:rFonts w:hint="eastAsia"/>
          <w:sz w:val="20"/>
          <w:szCs w:val="22"/>
        </w:rPr>
        <w:t>商家版本可以支持打印机，扫描仪等硬件。</w:t>
      </w:r>
    </w:p>
    <w:p w:rsidR="00935304" w:rsidRDefault="00972471">
      <w:pPr>
        <w:numPr>
          <w:ilvl w:val="0"/>
          <w:numId w:val="2"/>
        </w:numPr>
        <w:spacing w:line="360" w:lineRule="auto"/>
        <w:ind w:left="420" w:firstLine="420"/>
        <w:outlineLvl w:val="2"/>
      </w:pPr>
      <w:bookmarkStart w:id="54" w:name="_Toc11256_WPSOffice_Level2"/>
      <w:bookmarkStart w:id="55" w:name="_Toc12351_WPSOffice_Level2"/>
      <w:r>
        <w:rPr>
          <w:rFonts w:hint="eastAsia"/>
        </w:rPr>
        <w:lastRenderedPageBreak/>
        <w:t>开发风险分析：</w:t>
      </w:r>
      <w:bookmarkEnd w:id="54"/>
      <w:bookmarkEnd w:id="55"/>
    </w:p>
    <w:p w:rsidR="00935304" w:rsidRDefault="00972471">
      <w:pPr>
        <w:numPr>
          <w:ilvl w:val="0"/>
          <w:numId w:val="3"/>
        </w:numPr>
        <w:spacing w:line="360" w:lineRule="auto"/>
        <w:ind w:left="840" w:firstLine="420"/>
        <w:outlineLvl w:val="3"/>
        <w:rPr>
          <w:sz w:val="20"/>
          <w:szCs w:val="22"/>
        </w:rPr>
      </w:pPr>
      <w:r>
        <w:rPr>
          <w:rFonts w:hint="eastAsia"/>
          <w:sz w:val="20"/>
          <w:szCs w:val="22"/>
        </w:rPr>
        <w:t>信任危机：</w:t>
      </w:r>
    </w:p>
    <w:p w:rsidR="00935304" w:rsidRDefault="00972471">
      <w:pPr>
        <w:spacing w:line="360" w:lineRule="auto"/>
        <w:ind w:left="1260" w:firstLine="420"/>
        <w:rPr>
          <w:sz w:val="20"/>
          <w:szCs w:val="22"/>
        </w:rPr>
      </w:pPr>
      <w:r>
        <w:rPr>
          <w:rFonts w:hint="eastAsia"/>
          <w:sz w:val="20"/>
          <w:szCs w:val="22"/>
        </w:rPr>
        <w:t>表现在商家商品图文不符、商家抬高标价、售后问题无人处理等等，致使顾客无法对网站产生信任，从而失去用户。</w:t>
      </w:r>
    </w:p>
    <w:p w:rsidR="00935304" w:rsidRDefault="00972471">
      <w:pPr>
        <w:numPr>
          <w:ilvl w:val="0"/>
          <w:numId w:val="3"/>
        </w:numPr>
        <w:spacing w:line="360" w:lineRule="auto"/>
        <w:ind w:left="840" w:firstLine="420"/>
        <w:outlineLvl w:val="3"/>
        <w:rPr>
          <w:sz w:val="20"/>
          <w:szCs w:val="22"/>
        </w:rPr>
      </w:pPr>
      <w:r>
        <w:rPr>
          <w:rFonts w:hint="eastAsia"/>
          <w:sz w:val="20"/>
          <w:szCs w:val="22"/>
        </w:rPr>
        <w:t>同质化竞争严重：</w:t>
      </w:r>
    </w:p>
    <w:p w:rsidR="00935304" w:rsidRDefault="00972471">
      <w:pPr>
        <w:spacing w:line="360" w:lineRule="auto"/>
        <w:ind w:left="1260" w:firstLine="420"/>
        <w:rPr>
          <w:sz w:val="20"/>
          <w:szCs w:val="22"/>
        </w:rPr>
      </w:pPr>
      <w:r>
        <w:rPr>
          <w:rFonts w:hint="eastAsia"/>
          <w:sz w:val="20"/>
          <w:szCs w:val="22"/>
        </w:rPr>
        <w:t>网络上订餐系统的网站的繁多，无法在众多团购网站中提供差异化服务，导致失去用户、失去市场地位。</w:t>
      </w:r>
    </w:p>
    <w:p w:rsidR="00935304" w:rsidRDefault="00972471">
      <w:pPr>
        <w:numPr>
          <w:ilvl w:val="0"/>
          <w:numId w:val="3"/>
        </w:numPr>
        <w:spacing w:line="360" w:lineRule="auto"/>
        <w:ind w:left="840" w:firstLine="420"/>
        <w:outlineLvl w:val="3"/>
        <w:rPr>
          <w:sz w:val="20"/>
          <w:szCs w:val="22"/>
        </w:rPr>
      </w:pPr>
      <w:r>
        <w:rPr>
          <w:rFonts w:hint="eastAsia"/>
          <w:sz w:val="20"/>
          <w:szCs w:val="22"/>
        </w:rPr>
        <w:t>交易的安全性：</w:t>
      </w:r>
    </w:p>
    <w:p w:rsidR="00935304" w:rsidRDefault="00972471">
      <w:pPr>
        <w:spacing w:line="360" w:lineRule="auto"/>
        <w:ind w:left="1260" w:firstLine="420"/>
        <w:rPr>
          <w:sz w:val="20"/>
          <w:szCs w:val="22"/>
        </w:rPr>
      </w:pPr>
      <w:r>
        <w:rPr>
          <w:rFonts w:hint="eastAsia"/>
          <w:sz w:val="20"/>
          <w:szCs w:val="22"/>
        </w:rPr>
        <w:t>网络上的订餐系统是建立在互联网平台上，提供远程付款以及快捷的优点，但是其虚拟性为交易带来许多不可知的安全隐患，可能会导致用户的不信任，甚至导致用户财产的损失。</w:t>
      </w:r>
    </w:p>
    <w:p w:rsidR="00935304" w:rsidRDefault="00972471">
      <w:pPr>
        <w:numPr>
          <w:ilvl w:val="0"/>
          <w:numId w:val="3"/>
        </w:numPr>
        <w:spacing w:line="360" w:lineRule="auto"/>
        <w:ind w:left="840" w:firstLine="420"/>
        <w:outlineLvl w:val="3"/>
        <w:rPr>
          <w:sz w:val="20"/>
          <w:szCs w:val="22"/>
        </w:rPr>
      </w:pPr>
      <w:r>
        <w:rPr>
          <w:rFonts w:hint="eastAsia"/>
          <w:sz w:val="20"/>
          <w:szCs w:val="22"/>
        </w:rPr>
        <w:t>监管体制不健全：</w:t>
      </w:r>
    </w:p>
    <w:p w:rsidR="00935304" w:rsidRDefault="00972471">
      <w:pPr>
        <w:spacing w:line="360" w:lineRule="auto"/>
        <w:ind w:left="1260" w:firstLine="420"/>
        <w:rPr>
          <w:sz w:val="20"/>
          <w:szCs w:val="22"/>
        </w:rPr>
      </w:pPr>
      <w:r>
        <w:rPr>
          <w:rFonts w:hint="eastAsia"/>
          <w:sz w:val="20"/>
          <w:szCs w:val="22"/>
        </w:rPr>
        <w:t>我国关于网络订餐</w:t>
      </w:r>
      <w:r>
        <w:rPr>
          <w:rFonts w:hint="eastAsia"/>
          <w:sz w:val="20"/>
          <w:szCs w:val="22"/>
        </w:rPr>
        <w:t>/</w:t>
      </w:r>
      <w:r>
        <w:rPr>
          <w:rFonts w:hint="eastAsia"/>
          <w:sz w:val="20"/>
          <w:szCs w:val="22"/>
        </w:rPr>
        <w:t>团购业务的政策规定以及监管体制还不健全，容易被不法者转空子，对于网站的长远发展造成一定的阻碍。</w:t>
      </w:r>
    </w:p>
    <w:p w:rsidR="00935304" w:rsidRDefault="00972471">
      <w:pPr>
        <w:spacing w:line="360" w:lineRule="auto"/>
        <w:outlineLvl w:val="0"/>
      </w:pPr>
      <w:bookmarkStart w:id="56" w:name="_Toc22604_WPSOffice_Level1"/>
      <w:bookmarkStart w:id="57" w:name="_Toc31064_WPSOffice_Level1"/>
      <w:r>
        <w:rPr>
          <w:rFonts w:hint="eastAsia"/>
        </w:rPr>
        <w:t xml:space="preserve">3 </w:t>
      </w:r>
      <w:r>
        <w:rPr>
          <w:rFonts w:hint="eastAsia"/>
        </w:rPr>
        <w:t>功能需求</w:t>
      </w:r>
      <w:bookmarkEnd w:id="56"/>
      <w:bookmarkEnd w:id="57"/>
    </w:p>
    <w:p w:rsidR="00935304" w:rsidRDefault="00972471">
      <w:pPr>
        <w:spacing w:line="360" w:lineRule="auto"/>
        <w:ind w:firstLine="420"/>
        <w:outlineLvl w:val="1"/>
      </w:pPr>
      <w:bookmarkStart w:id="58" w:name="_Toc8360_WPSOffice_Level2"/>
      <w:bookmarkStart w:id="59" w:name="_Toc20374_WPSOffice_Level2"/>
      <w:r>
        <w:rPr>
          <w:rFonts w:hint="eastAsia"/>
        </w:rPr>
        <w:t xml:space="preserve">3.1 </w:t>
      </w:r>
      <w:r>
        <w:rPr>
          <w:rFonts w:hint="eastAsia"/>
        </w:rPr>
        <w:t>功能模块</w:t>
      </w:r>
      <w:bookmarkEnd w:id="58"/>
      <w:bookmarkEnd w:id="59"/>
    </w:p>
    <w:p w:rsidR="00935304" w:rsidRDefault="00972471">
      <w:pPr>
        <w:spacing w:line="360" w:lineRule="auto"/>
        <w:ind w:left="420" w:firstLine="420"/>
      </w:pPr>
      <w:r>
        <w:rPr>
          <w:rFonts w:hint="eastAsia"/>
        </w:rPr>
        <w:t>网上订餐管理系统根据使用对象而区分不同的端，使用对象分为普通用户（商家、登陆用户、未登陆用户）以及管理员。其中普通用户进入的端为客户</w:t>
      </w:r>
      <w:r>
        <w:rPr>
          <w:rFonts w:hint="eastAsia"/>
        </w:rPr>
        <w:t>web</w:t>
      </w:r>
      <w:r>
        <w:rPr>
          <w:rFonts w:hint="eastAsia"/>
        </w:rPr>
        <w:t>端，而管理员进入的端为管理端。</w:t>
      </w:r>
    </w:p>
    <w:p w:rsidR="00935304" w:rsidRDefault="00972471">
      <w:pPr>
        <w:spacing w:line="360" w:lineRule="auto"/>
        <w:ind w:left="420" w:firstLine="420"/>
      </w:pPr>
      <w:r>
        <w:rPr>
          <w:rFonts w:hint="eastAsia"/>
        </w:rPr>
        <w:t>客户</w:t>
      </w:r>
      <w:r>
        <w:rPr>
          <w:rFonts w:hint="eastAsia"/>
        </w:rPr>
        <w:t>web</w:t>
      </w:r>
      <w:r>
        <w:rPr>
          <w:rFonts w:hint="eastAsia"/>
        </w:rPr>
        <w:t>端的主要基本功能模块有：首页、点餐、用户信息管理模块、店家入驻。</w:t>
      </w:r>
    </w:p>
    <w:p w:rsidR="00935304" w:rsidRDefault="00972471">
      <w:pPr>
        <w:spacing w:line="360" w:lineRule="auto"/>
        <w:ind w:left="420" w:firstLine="420"/>
      </w:pPr>
      <w:r>
        <w:rPr>
          <w:rFonts w:hint="eastAsia"/>
        </w:rPr>
        <w:t>管理端分为两个子端：店铺管理端、运营商管理端。其中店铺管理端的主要基本功能模块有：店铺基本信息管理、商品管理、订单管理；而运营商管理端的主要基本功能模块有：用户管理、首页管理。</w:t>
      </w:r>
    </w:p>
    <w:p w:rsidR="00935304" w:rsidRDefault="00972471">
      <w:pPr>
        <w:spacing w:line="360" w:lineRule="auto"/>
        <w:ind w:left="420" w:firstLine="420"/>
      </w:pPr>
      <w:r>
        <w:rPr>
          <w:rFonts w:hint="eastAsia"/>
        </w:rPr>
        <w:t>系统功能模块总图如下：</w:t>
      </w:r>
    </w:p>
    <w:p w:rsidR="00935304" w:rsidRDefault="00935304">
      <w:pPr>
        <w:spacing w:line="360" w:lineRule="auto"/>
        <w:ind w:left="420" w:firstLine="420"/>
      </w:pPr>
    </w:p>
    <w:p w:rsidR="00935304" w:rsidRDefault="00935304">
      <w:pPr>
        <w:spacing w:line="360" w:lineRule="auto"/>
        <w:ind w:left="420" w:firstLine="420"/>
      </w:pPr>
    </w:p>
    <w:p w:rsidR="00935304" w:rsidRDefault="00935304">
      <w:pPr>
        <w:spacing w:line="360" w:lineRule="auto"/>
        <w:ind w:left="420" w:firstLine="420"/>
      </w:pPr>
    </w:p>
    <w:p w:rsidR="00935304" w:rsidRDefault="00935304">
      <w:pPr>
        <w:spacing w:line="360" w:lineRule="auto"/>
        <w:ind w:left="420" w:firstLine="420"/>
      </w:pPr>
    </w:p>
    <w:p w:rsidR="00935304" w:rsidRDefault="00935304">
      <w:pPr>
        <w:spacing w:line="360" w:lineRule="auto"/>
        <w:ind w:left="420" w:firstLine="420"/>
      </w:pPr>
    </w:p>
    <w:p w:rsidR="00935304" w:rsidRDefault="00935304">
      <w:pPr>
        <w:spacing w:line="360" w:lineRule="auto"/>
        <w:ind w:left="420" w:firstLine="420"/>
      </w:pPr>
    </w:p>
    <w:p w:rsidR="00935304" w:rsidRDefault="00972471">
      <w:pPr>
        <w:pStyle w:val="a3"/>
        <w:spacing w:line="360" w:lineRule="auto"/>
        <w:ind w:left="420" w:firstLine="420"/>
        <w:jc w:val="center"/>
        <w:rPr>
          <w:rFonts w:eastAsiaTheme="minorEastAsia"/>
        </w:rPr>
      </w:pPr>
      <w:r>
        <w:lastRenderedPageBreak/>
        <w:t>图</w:t>
      </w:r>
      <w:r>
        <w:t xml:space="preserve"> </w:t>
      </w:r>
      <w:r>
        <w:fldChar w:fldCharType="begin"/>
      </w:r>
      <w:r>
        <w:instrText xml:space="preserve"> SEQ </w:instrText>
      </w:r>
      <w:r>
        <w:instrText>图</w:instrText>
      </w:r>
      <w:r>
        <w:instrText xml:space="preserve"> \* ARABIC </w:instrText>
      </w:r>
      <w:r>
        <w:fldChar w:fldCharType="separate"/>
      </w:r>
      <w:r>
        <w:t>1</w:t>
      </w:r>
      <w:r>
        <w:fldChar w:fldCharType="end"/>
      </w:r>
      <w:r>
        <w:rPr>
          <w:rFonts w:hint="eastAsia"/>
        </w:rPr>
        <w:t xml:space="preserve"> </w:t>
      </w:r>
      <w:r>
        <w:rPr>
          <w:rFonts w:hint="eastAsia"/>
        </w:rPr>
        <w:t>网上订餐管理系统功能架构图</w:t>
      </w:r>
    </w:p>
    <w:p w:rsidR="00935304" w:rsidRDefault="00972471">
      <w:pPr>
        <w:spacing w:line="360" w:lineRule="auto"/>
        <w:ind w:left="420" w:firstLine="420"/>
      </w:pPr>
      <w:r>
        <w:rPr>
          <w:rFonts w:hint="eastAsia"/>
          <w:noProof/>
        </w:rPr>
        <w:drawing>
          <wp:inline distT="0" distB="0" distL="114300" distR="114300" wp14:anchorId="4EA4F7C6" wp14:editId="29C24019">
            <wp:extent cx="4617720" cy="5770880"/>
            <wp:effectExtent l="0" t="0" r="0" b="5080"/>
            <wp:docPr id="2" name="图片 2" descr="506401309500648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506401309500648643"/>
                    <pic:cNvPicPr>
                      <a:picLocks noChangeAspect="1"/>
                    </pic:cNvPicPr>
                  </pic:nvPicPr>
                  <pic:blipFill>
                    <a:blip r:embed="rId9"/>
                    <a:stretch>
                      <a:fillRect/>
                    </a:stretch>
                  </pic:blipFill>
                  <pic:spPr>
                    <a:xfrm>
                      <a:off x="0" y="0"/>
                      <a:ext cx="4617720" cy="5770880"/>
                    </a:xfrm>
                    <a:prstGeom prst="rect">
                      <a:avLst/>
                    </a:prstGeom>
                  </pic:spPr>
                </pic:pic>
              </a:graphicData>
            </a:graphic>
          </wp:inline>
        </w:drawing>
      </w:r>
    </w:p>
    <w:p w:rsidR="00935304" w:rsidRDefault="00972471">
      <w:pPr>
        <w:spacing w:line="360" w:lineRule="auto"/>
        <w:ind w:left="420" w:firstLine="420"/>
        <w:outlineLvl w:val="2"/>
      </w:pPr>
      <w:r>
        <w:rPr>
          <w:rFonts w:hint="eastAsia"/>
        </w:rPr>
        <w:t xml:space="preserve">3.1.1 </w:t>
      </w:r>
      <w:r>
        <w:t>客户</w:t>
      </w:r>
      <w:r>
        <w:t>web</w:t>
      </w:r>
      <w:r>
        <w:t>端</w:t>
      </w:r>
    </w:p>
    <w:p w:rsidR="00935304" w:rsidRDefault="00972471">
      <w:pPr>
        <w:spacing w:line="360" w:lineRule="auto"/>
        <w:ind w:left="840" w:firstLine="420"/>
      </w:pPr>
      <w:bookmarkStart w:id="60" w:name="_Toc5196_WPSOffice_Level2"/>
      <w:bookmarkStart w:id="61" w:name="_Toc10236_WPSOffice_Level2"/>
      <w:r>
        <w:rPr>
          <w:rFonts w:hint="eastAsia"/>
        </w:rPr>
        <w:t>（一）首页：</w:t>
      </w:r>
      <w:bookmarkEnd w:id="60"/>
      <w:bookmarkEnd w:id="61"/>
    </w:p>
    <w:p w:rsidR="00935304" w:rsidRDefault="00972471">
      <w:pPr>
        <w:spacing w:line="360" w:lineRule="auto"/>
        <w:ind w:left="1260" w:firstLine="420"/>
        <w:rPr>
          <w:sz w:val="20"/>
          <w:szCs w:val="22"/>
        </w:rPr>
      </w:pPr>
      <w:r>
        <w:rPr>
          <w:rFonts w:hint="eastAsia"/>
          <w:sz w:val="20"/>
          <w:szCs w:val="22"/>
        </w:rPr>
        <w:t>（</w:t>
      </w:r>
      <w:r>
        <w:rPr>
          <w:rFonts w:hint="eastAsia"/>
          <w:sz w:val="20"/>
          <w:szCs w:val="22"/>
        </w:rPr>
        <w:t>1</w:t>
      </w:r>
      <w:r>
        <w:rPr>
          <w:rFonts w:hint="eastAsia"/>
          <w:sz w:val="20"/>
          <w:szCs w:val="22"/>
        </w:rPr>
        <w:t>）搜索：用于全局搜索，搜索的内容包括店家和美食名称进行全文搜索</w:t>
      </w:r>
    </w:p>
    <w:p w:rsidR="00935304" w:rsidRDefault="00972471">
      <w:pPr>
        <w:spacing w:line="360" w:lineRule="auto"/>
        <w:ind w:left="1260" w:firstLine="420"/>
        <w:rPr>
          <w:sz w:val="20"/>
          <w:szCs w:val="22"/>
        </w:rPr>
      </w:pPr>
      <w:r>
        <w:rPr>
          <w:rFonts w:hint="eastAsia"/>
          <w:sz w:val="20"/>
          <w:szCs w:val="22"/>
        </w:rPr>
        <w:t>（</w:t>
      </w:r>
      <w:r>
        <w:rPr>
          <w:rFonts w:hint="eastAsia"/>
          <w:sz w:val="20"/>
          <w:szCs w:val="22"/>
        </w:rPr>
        <w:t>2</w:t>
      </w:r>
      <w:r>
        <w:rPr>
          <w:rFonts w:hint="eastAsia"/>
          <w:sz w:val="20"/>
          <w:szCs w:val="22"/>
        </w:rPr>
        <w:t>）附近商家展示：列表展示附近店家信息，有后台设置的附近商家</w:t>
      </w:r>
    </w:p>
    <w:p w:rsidR="00935304" w:rsidRDefault="00972471">
      <w:pPr>
        <w:spacing w:line="360" w:lineRule="auto"/>
        <w:ind w:left="1260" w:firstLine="420"/>
        <w:rPr>
          <w:sz w:val="20"/>
          <w:szCs w:val="22"/>
        </w:rPr>
      </w:pPr>
      <w:r>
        <w:rPr>
          <w:rFonts w:hint="eastAsia"/>
          <w:sz w:val="20"/>
          <w:szCs w:val="22"/>
        </w:rPr>
        <w:t>（</w:t>
      </w:r>
      <w:r>
        <w:rPr>
          <w:rFonts w:hint="eastAsia"/>
          <w:sz w:val="20"/>
          <w:szCs w:val="22"/>
        </w:rPr>
        <w:t>3</w:t>
      </w:r>
      <w:r>
        <w:rPr>
          <w:rFonts w:hint="eastAsia"/>
          <w:sz w:val="20"/>
          <w:szCs w:val="22"/>
        </w:rPr>
        <w:t>）商品导航列表：列出商品分类和标签（支持添加、修改、删除）</w:t>
      </w:r>
    </w:p>
    <w:p w:rsidR="00935304" w:rsidRDefault="00972471">
      <w:pPr>
        <w:spacing w:line="360" w:lineRule="auto"/>
        <w:ind w:left="840" w:firstLine="420"/>
      </w:pPr>
      <w:bookmarkStart w:id="62" w:name="_Toc23224_WPSOffice_Level2"/>
      <w:bookmarkStart w:id="63" w:name="_Toc17145_WPSOffice_Level2"/>
      <w:r>
        <w:rPr>
          <w:rFonts w:hint="eastAsia"/>
        </w:rPr>
        <w:t>（二）点餐</w:t>
      </w:r>
      <w:bookmarkEnd w:id="62"/>
      <w:bookmarkEnd w:id="63"/>
    </w:p>
    <w:p w:rsidR="00935304" w:rsidRDefault="00972471">
      <w:pPr>
        <w:spacing w:line="360" w:lineRule="auto"/>
        <w:ind w:left="1260" w:firstLine="420"/>
        <w:rPr>
          <w:sz w:val="20"/>
          <w:szCs w:val="22"/>
        </w:rPr>
      </w:pPr>
      <w:r>
        <w:rPr>
          <w:rFonts w:hint="eastAsia"/>
          <w:sz w:val="20"/>
          <w:szCs w:val="22"/>
        </w:rPr>
        <w:t>（</w:t>
      </w:r>
      <w:r>
        <w:rPr>
          <w:rFonts w:hint="eastAsia"/>
          <w:sz w:val="20"/>
          <w:szCs w:val="22"/>
        </w:rPr>
        <w:t>1</w:t>
      </w:r>
      <w:r>
        <w:rPr>
          <w:rFonts w:hint="eastAsia"/>
          <w:sz w:val="20"/>
          <w:szCs w:val="22"/>
        </w:rPr>
        <w:t>）分类：进入点餐模块，用户选择分类进行相应的商品美食预览</w:t>
      </w:r>
    </w:p>
    <w:p w:rsidR="00935304" w:rsidRDefault="00972471">
      <w:pPr>
        <w:spacing w:line="360" w:lineRule="auto"/>
        <w:ind w:left="1260" w:firstLine="420"/>
        <w:rPr>
          <w:sz w:val="20"/>
          <w:szCs w:val="22"/>
        </w:rPr>
      </w:pPr>
      <w:r>
        <w:rPr>
          <w:rFonts w:hint="eastAsia"/>
          <w:sz w:val="20"/>
          <w:szCs w:val="22"/>
        </w:rPr>
        <w:t>（</w:t>
      </w:r>
      <w:r>
        <w:rPr>
          <w:rFonts w:hint="eastAsia"/>
          <w:sz w:val="20"/>
          <w:szCs w:val="22"/>
        </w:rPr>
        <w:t>2</w:t>
      </w:r>
      <w:r>
        <w:rPr>
          <w:rFonts w:hint="eastAsia"/>
          <w:sz w:val="20"/>
          <w:szCs w:val="22"/>
        </w:rPr>
        <w:t>）查看店铺介绍：进入店铺，可以查看店铺信息包括店铺名字、店铺</w:t>
      </w:r>
      <w:r>
        <w:rPr>
          <w:rFonts w:hint="eastAsia"/>
          <w:sz w:val="20"/>
          <w:szCs w:val="22"/>
        </w:rPr>
        <w:t>logo</w:t>
      </w:r>
      <w:r>
        <w:rPr>
          <w:rFonts w:hint="eastAsia"/>
          <w:sz w:val="20"/>
          <w:szCs w:val="22"/>
        </w:rPr>
        <w:t>、</w:t>
      </w:r>
      <w:r>
        <w:rPr>
          <w:rFonts w:hint="eastAsia"/>
          <w:sz w:val="20"/>
          <w:szCs w:val="22"/>
        </w:rPr>
        <w:tab/>
      </w:r>
      <w:r>
        <w:rPr>
          <w:rFonts w:hint="eastAsia"/>
          <w:sz w:val="20"/>
          <w:szCs w:val="22"/>
        </w:rPr>
        <w:t>店铺评价星级、营业时间、商家地址、商家电话、平均送餐时间、起送金额、</w:t>
      </w:r>
      <w:r>
        <w:rPr>
          <w:rFonts w:hint="eastAsia"/>
          <w:sz w:val="20"/>
          <w:szCs w:val="22"/>
        </w:rPr>
        <w:lastRenderedPageBreak/>
        <w:t>配送金额。</w:t>
      </w:r>
    </w:p>
    <w:p w:rsidR="00935304" w:rsidRDefault="00972471">
      <w:pPr>
        <w:spacing w:line="360" w:lineRule="auto"/>
        <w:ind w:left="1260" w:firstLine="420"/>
        <w:rPr>
          <w:sz w:val="20"/>
          <w:szCs w:val="22"/>
        </w:rPr>
      </w:pPr>
      <w:r>
        <w:rPr>
          <w:rFonts w:hint="eastAsia"/>
          <w:sz w:val="20"/>
          <w:szCs w:val="22"/>
        </w:rPr>
        <w:t>（</w:t>
      </w:r>
      <w:r>
        <w:rPr>
          <w:rFonts w:hint="eastAsia"/>
          <w:sz w:val="20"/>
          <w:szCs w:val="22"/>
        </w:rPr>
        <w:t>3</w:t>
      </w:r>
      <w:r>
        <w:rPr>
          <w:rFonts w:hint="eastAsia"/>
          <w:sz w:val="20"/>
          <w:szCs w:val="22"/>
        </w:rPr>
        <w:t>）商品信息浏览：商品信息包括商品名字、商品图片、金额。</w:t>
      </w:r>
    </w:p>
    <w:p w:rsidR="00935304" w:rsidRDefault="00972471">
      <w:pPr>
        <w:spacing w:line="360" w:lineRule="auto"/>
        <w:ind w:left="1260" w:firstLine="420"/>
        <w:rPr>
          <w:sz w:val="20"/>
          <w:szCs w:val="22"/>
        </w:rPr>
      </w:pPr>
      <w:r>
        <w:rPr>
          <w:rFonts w:hint="eastAsia"/>
          <w:sz w:val="20"/>
          <w:szCs w:val="22"/>
        </w:rPr>
        <w:t>（</w:t>
      </w:r>
      <w:r>
        <w:rPr>
          <w:rFonts w:hint="eastAsia"/>
          <w:sz w:val="20"/>
          <w:szCs w:val="22"/>
        </w:rPr>
        <w:t>4</w:t>
      </w:r>
      <w:r>
        <w:rPr>
          <w:rFonts w:hint="eastAsia"/>
          <w:sz w:val="20"/>
          <w:szCs w:val="22"/>
        </w:rPr>
        <w:t>）下单：选择商品添加到购物车，超过配送金额后才能下单，购物车显示当前商品总金额，进入填写订单信息，包括购买商品的列表、送餐地址、商家留言、期望送达时间、支付金额（包括包装费、配送费）。</w:t>
      </w:r>
    </w:p>
    <w:p w:rsidR="00935304" w:rsidRDefault="00972471">
      <w:pPr>
        <w:spacing w:line="360" w:lineRule="auto"/>
        <w:ind w:left="1260" w:firstLine="420"/>
        <w:rPr>
          <w:sz w:val="20"/>
          <w:szCs w:val="22"/>
        </w:rPr>
      </w:pPr>
      <w:r>
        <w:rPr>
          <w:rFonts w:hint="eastAsia"/>
          <w:sz w:val="20"/>
          <w:szCs w:val="22"/>
        </w:rPr>
        <w:t>（</w:t>
      </w:r>
      <w:r>
        <w:rPr>
          <w:rFonts w:hint="eastAsia"/>
          <w:sz w:val="20"/>
          <w:szCs w:val="22"/>
        </w:rPr>
        <w:t>5</w:t>
      </w:r>
      <w:r>
        <w:rPr>
          <w:rFonts w:hint="eastAsia"/>
          <w:sz w:val="20"/>
          <w:szCs w:val="22"/>
        </w:rPr>
        <w:t>）支付：通过扫描二维码支付订单。支付成功后，返回店铺页面。</w:t>
      </w:r>
    </w:p>
    <w:p w:rsidR="00935304" w:rsidRDefault="00972471">
      <w:pPr>
        <w:spacing w:line="360" w:lineRule="auto"/>
        <w:ind w:left="1260" w:firstLine="420"/>
        <w:rPr>
          <w:sz w:val="20"/>
          <w:szCs w:val="22"/>
        </w:rPr>
      </w:pPr>
      <w:r>
        <w:rPr>
          <w:rFonts w:hint="eastAsia"/>
          <w:sz w:val="20"/>
          <w:szCs w:val="22"/>
        </w:rPr>
        <w:t>（</w:t>
      </w:r>
      <w:r>
        <w:rPr>
          <w:rFonts w:hint="eastAsia"/>
          <w:sz w:val="20"/>
          <w:szCs w:val="22"/>
        </w:rPr>
        <w:t>6</w:t>
      </w:r>
      <w:r>
        <w:rPr>
          <w:rFonts w:hint="eastAsia"/>
          <w:sz w:val="20"/>
          <w:szCs w:val="22"/>
        </w:rPr>
        <w:t>）收藏店家：进入店铺后，可以对店铺进行收藏，在个人账户模块找到自己的收藏店铺。</w:t>
      </w:r>
    </w:p>
    <w:p w:rsidR="00935304" w:rsidRDefault="00972471">
      <w:pPr>
        <w:spacing w:line="360" w:lineRule="auto"/>
        <w:ind w:left="1260" w:firstLine="420"/>
        <w:rPr>
          <w:sz w:val="20"/>
          <w:szCs w:val="22"/>
        </w:rPr>
      </w:pPr>
      <w:r>
        <w:rPr>
          <w:rFonts w:hint="eastAsia"/>
          <w:sz w:val="20"/>
          <w:szCs w:val="22"/>
        </w:rPr>
        <w:t>（</w:t>
      </w:r>
      <w:r>
        <w:rPr>
          <w:rFonts w:hint="eastAsia"/>
          <w:sz w:val="20"/>
          <w:szCs w:val="22"/>
        </w:rPr>
        <w:t>7</w:t>
      </w:r>
      <w:r>
        <w:rPr>
          <w:rFonts w:hint="eastAsia"/>
          <w:sz w:val="20"/>
          <w:szCs w:val="22"/>
        </w:rPr>
        <w:t>）查看店家评价：进入店铺后，可以查看用户们对该店家的评价。</w:t>
      </w:r>
    </w:p>
    <w:p w:rsidR="00935304" w:rsidRDefault="00972471">
      <w:pPr>
        <w:spacing w:line="360" w:lineRule="auto"/>
        <w:ind w:left="840" w:firstLine="420"/>
      </w:pPr>
      <w:bookmarkStart w:id="64" w:name="_Toc8221_WPSOffice_Level2"/>
      <w:bookmarkStart w:id="65" w:name="_Toc28455_WPSOffice_Level2"/>
      <w:r>
        <w:rPr>
          <w:rFonts w:hint="eastAsia"/>
        </w:rPr>
        <w:t>（三）个人账户模块</w:t>
      </w:r>
      <w:bookmarkEnd w:id="64"/>
      <w:bookmarkEnd w:id="65"/>
    </w:p>
    <w:p w:rsidR="00935304" w:rsidRDefault="00972471">
      <w:pPr>
        <w:spacing w:line="360" w:lineRule="auto"/>
        <w:ind w:left="1260" w:firstLine="420"/>
        <w:rPr>
          <w:sz w:val="20"/>
          <w:szCs w:val="22"/>
        </w:rPr>
      </w:pPr>
      <w:r>
        <w:rPr>
          <w:rFonts w:hint="eastAsia"/>
          <w:sz w:val="20"/>
          <w:szCs w:val="22"/>
        </w:rPr>
        <w:t>（</w:t>
      </w:r>
      <w:r>
        <w:rPr>
          <w:rFonts w:hint="eastAsia"/>
          <w:sz w:val="20"/>
          <w:szCs w:val="22"/>
        </w:rPr>
        <w:t>1</w:t>
      </w:r>
      <w:r>
        <w:rPr>
          <w:rFonts w:hint="eastAsia"/>
          <w:sz w:val="20"/>
          <w:szCs w:val="22"/>
        </w:rPr>
        <w:t>）我的订单查看：可以查看用户的订单信息（正在执行的、已经取消的、已经完成的），确认订餐送达。</w:t>
      </w:r>
    </w:p>
    <w:p w:rsidR="00935304" w:rsidRDefault="00972471">
      <w:pPr>
        <w:spacing w:line="360" w:lineRule="auto"/>
        <w:ind w:left="1260" w:firstLine="420"/>
        <w:rPr>
          <w:sz w:val="20"/>
          <w:szCs w:val="22"/>
        </w:rPr>
      </w:pPr>
      <w:r>
        <w:rPr>
          <w:rFonts w:hint="eastAsia"/>
          <w:sz w:val="20"/>
          <w:szCs w:val="22"/>
        </w:rPr>
        <w:t>（</w:t>
      </w:r>
      <w:r>
        <w:rPr>
          <w:rFonts w:hint="eastAsia"/>
          <w:sz w:val="20"/>
          <w:szCs w:val="22"/>
        </w:rPr>
        <w:t>2</w:t>
      </w:r>
      <w:r>
        <w:rPr>
          <w:rFonts w:hint="eastAsia"/>
          <w:sz w:val="20"/>
          <w:szCs w:val="22"/>
        </w:rPr>
        <w:t>）我的收藏查看：可以查看用户的收藏店家。</w:t>
      </w:r>
    </w:p>
    <w:p w:rsidR="00935304" w:rsidRDefault="00972471">
      <w:pPr>
        <w:spacing w:line="360" w:lineRule="auto"/>
        <w:ind w:left="1260" w:firstLine="420"/>
        <w:rPr>
          <w:sz w:val="20"/>
          <w:szCs w:val="22"/>
        </w:rPr>
      </w:pPr>
      <w:r>
        <w:rPr>
          <w:rFonts w:hint="eastAsia"/>
          <w:sz w:val="20"/>
          <w:szCs w:val="22"/>
        </w:rPr>
        <w:t>（</w:t>
      </w:r>
      <w:r>
        <w:rPr>
          <w:rFonts w:hint="eastAsia"/>
          <w:sz w:val="20"/>
          <w:szCs w:val="22"/>
        </w:rPr>
        <w:t>3</w:t>
      </w:r>
      <w:r>
        <w:rPr>
          <w:rFonts w:hint="eastAsia"/>
          <w:sz w:val="20"/>
          <w:szCs w:val="22"/>
        </w:rPr>
        <w:t>）个人信息管理：修改个人信息：用户名字、头像图片、手机号码、常用送餐地址。</w:t>
      </w:r>
    </w:p>
    <w:p w:rsidR="00935304" w:rsidRDefault="00972471">
      <w:pPr>
        <w:spacing w:line="360" w:lineRule="auto"/>
        <w:ind w:left="1260" w:firstLine="420"/>
        <w:rPr>
          <w:sz w:val="20"/>
          <w:szCs w:val="22"/>
        </w:rPr>
      </w:pPr>
      <w:r>
        <w:rPr>
          <w:rFonts w:hint="eastAsia"/>
          <w:sz w:val="20"/>
          <w:szCs w:val="22"/>
        </w:rPr>
        <w:t>（</w:t>
      </w:r>
      <w:r>
        <w:rPr>
          <w:rFonts w:hint="eastAsia"/>
          <w:sz w:val="20"/>
          <w:szCs w:val="22"/>
        </w:rPr>
        <w:t>4</w:t>
      </w:r>
      <w:r>
        <w:rPr>
          <w:rFonts w:hint="eastAsia"/>
          <w:sz w:val="20"/>
          <w:szCs w:val="22"/>
        </w:rPr>
        <w:t>）用户登录注册：用户使用邮箱获取验证码的方式进行注册，已注册的用户可以登录使用。</w:t>
      </w:r>
    </w:p>
    <w:p w:rsidR="00935304" w:rsidRDefault="00972471">
      <w:pPr>
        <w:spacing w:line="360" w:lineRule="auto"/>
        <w:ind w:left="840" w:firstLine="420"/>
      </w:pPr>
      <w:bookmarkStart w:id="66" w:name="_Toc20449_WPSOffice_Level2"/>
      <w:bookmarkStart w:id="67" w:name="_Toc30241_WPSOffice_Level2"/>
      <w:r>
        <w:rPr>
          <w:rFonts w:hint="eastAsia"/>
        </w:rPr>
        <w:t>（四）店家入驻</w:t>
      </w:r>
      <w:bookmarkEnd w:id="66"/>
      <w:bookmarkEnd w:id="67"/>
    </w:p>
    <w:p w:rsidR="00935304" w:rsidRDefault="00972471">
      <w:pPr>
        <w:spacing w:line="360" w:lineRule="auto"/>
        <w:ind w:left="1260" w:firstLine="420"/>
        <w:rPr>
          <w:sz w:val="20"/>
          <w:szCs w:val="22"/>
        </w:rPr>
      </w:pPr>
      <w:r>
        <w:rPr>
          <w:rFonts w:hint="eastAsia"/>
          <w:sz w:val="20"/>
          <w:szCs w:val="22"/>
        </w:rPr>
        <w:t>店家入驻网站，使用邮箱获取验证码的方式进行注册店铺账号，填写店家信息。</w:t>
      </w:r>
    </w:p>
    <w:p w:rsidR="00935304" w:rsidRDefault="00972471">
      <w:pPr>
        <w:spacing w:line="360" w:lineRule="auto"/>
        <w:ind w:left="420" w:firstLine="420"/>
        <w:outlineLvl w:val="2"/>
      </w:pPr>
      <w:r>
        <w:rPr>
          <w:rFonts w:hint="eastAsia"/>
        </w:rPr>
        <w:t xml:space="preserve">3.1.2 </w:t>
      </w:r>
      <w:r>
        <w:rPr>
          <w:rFonts w:hint="eastAsia"/>
        </w:rPr>
        <w:t>管理端（店铺管理端）</w:t>
      </w:r>
    </w:p>
    <w:p w:rsidR="00935304" w:rsidRDefault="00972471">
      <w:pPr>
        <w:spacing w:line="360" w:lineRule="auto"/>
        <w:ind w:left="840" w:firstLine="420"/>
      </w:pPr>
      <w:bookmarkStart w:id="68" w:name="_Toc8940_WPSOffice_Level2"/>
      <w:bookmarkStart w:id="69" w:name="_Toc30167_WPSOffice_Level2"/>
      <w:r>
        <w:rPr>
          <w:rFonts w:hint="eastAsia"/>
        </w:rPr>
        <w:t>（五）店铺基本信息管理：</w:t>
      </w:r>
      <w:bookmarkEnd w:id="68"/>
      <w:bookmarkEnd w:id="69"/>
    </w:p>
    <w:p w:rsidR="00935304" w:rsidRDefault="00972471">
      <w:pPr>
        <w:spacing w:line="360" w:lineRule="auto"/>
        <w:ind w:left="1260" w:firstLine="420"/>
      </w:pPr>
      <w:r>
        <w:rPr>
          <w:rFonts w:hint="eastAsia"/>
        </w:rPr>
        <w:t>店铺基本信息包括店铺</w:t>
      </w:r>
      <w:r>
        <w:rPr>
          <w:rFonts w:hint="eastAsia"/>
        </w:rPr>
        <w:t>logo</w:t>
      </w:r>
      <w:r>
        <w:rPr>
          <w:rFonts w:hint="eastAsia"/>
        </w:rPr>
        <w:t>、起送金额、配送费金额、店铺名字、营业时间、商家电话、店家是否营业。</w:t>
      </w:r>
    </w:p>
    <w:p w:rsidR="00935304" w:rsidRDefault="00972471">
      <w:pPr>
        <w:spacing w:line="360" w:lineRule="auto"/>
        <w:ind w:left="840" w:firstLine="420"/>
      </w:pPr>
      <w:bookmarkStart w:id="70" w:name="_Toc7220_WPSOffice_Level2"/>
      <w:bookmarkStart w:id="71" w:name="_Toc21304_WPSOffice_Level2"/>
      <w:r>
        <w:rPr>
          <w:rFonts w:hint="eastAsia"/>
        </w:rPr>
        <w:t>（六）商品管理：</w:t>
      </w:r>
      <w:bookmarkEnd w:id="70"/>
      <w:bookmarkEnd w:id="71"/>
    </w:p>
    <w:p w:rsidR="00935304" w:rsidRDefault="00972471">
      <w:pPr>
        <w:spacing w:line="360" w:lineRule="auto"/>
        <w:ind w:left="1260" w:firstLine="420"/>
      </w:pPr>
      <w:r>
        <w:rPr>
          <w:rFonts w:hint="eastAsia"/>
        </w:rPr>
        <w:t>（</w:t>
      </w:r>
      <w:r>
        <w:rPr>
          <w:rFonts w:hint="eastAsia"/>
        </w:rPr>
        <w:t>1</w:t>
      </w:r>
      <w:r>
        <w:rPr>
          <w:rFonts w:hint="eastAsia"/>
        </w:rPr>
        <w:t>）分类管理：对商品进行分类，如早餐或午餐等。</w:t>
      </w:r>
    </w:p>
    <w:p w:rsidR="00935304" w:rsidRDefault="00972471">
      <w:pPr>
        <w:spacing w:line="360" w:lineRule="auto"/>
        <w:ind w:left="1260" w:firstLine="420"/>
      </w:pPr>
      <w:r>
        <w:rPr>
          <w:rFonts w:hint="eastAsia"/>
        </w:rPr>
        <w:t>（</w:t>
      </w:r>
      <w:r>
        <w:rPr>
          <w:rFonts w:hint="eastAsia"/>
        </w:rPr>
        <w:t>2</w:t>
      </w:r>
      <w:r>
        <w:rPr>
          <w:rFonts w:hint="eastAsia"/>
        </w:rPr>
        <w:t>）对商品信息增删改查：对商品信息进行增删改查（上架的商品先下架才能删除）。</w:t>
      </w:r>
    </w:p>
    <w:p w:rsidR="00935304" w:rsidRDefault="00972471">
      <w:pPr>
        <w:spacing w:line="360" w:lineRule="auto"/>
        <w:ind w:left="1260" w:firstLine="420"/>
      </w:pPr>
      <w:r>
        <w:rPr>
          <w:rFonts w:hint="eastAsia"/>
        </w:rPr>
        <w:t>（</w:t>
      </w:r>
      <w:r>
        <w:rPr>
          <w:rFonts w:hint="eastAsia"/>
        </w:rPr>
        <w:t>3</w:t>
      </w:r>
      <w:r>
        <w:rPr>
          <w:rFonts w:hint="eastAsia"/>
        </w:rPr>
        <w:t>）标签管理：</w:t>
      </w:r>
    </w:p>
    <w:p w:rsidR="00935304" w:rsidRDefault="00972471">
      <w:pPr>
        <w:spacing w:line="360" w:lineRule="auto"/>
        <w:ind w:left="1260" w:firstLine="420"/>
      </w:pPr>
      <w:r>
        <w:rPr>
          <w:rFonts w:hint="eastAsia"/>
        </w:rPr>
        <w:t>（</w:t>
      </w:r>
      <w:r>
        <w:rPr>
          <w:rFonts w:hint="eastAsia"/>
        </w:rPr>
        <w:t>4</w:t>
      </w:r>
      <w:r>
        <w:rPr>
          <w:rFonts w:hint="eastAsia"/>
        </w:rPr>
        <w:t>）统计查看：查看每个商品的月售情况和评价送餐时间。</w:t>
      </w:r>
    </w:p>
    <w:p w:rsidR="00935304" w:rsidRDefault="00972471">
      <w:pPr>
        <w:spacing w:line="360" w:lineRule="auto"/>
        <w:ind w:left="1260" w:firstLine="420"/>
      </w:pPr>
      <w:r>
        <w:rPr>
          <w:rFonts w:hint="eastAsia"/>
        </w:rPr>
        <w:lastRenderedPageBreak/>
        <w:t>（</w:t>
      </w:r>
      <w:r>
        <w:rPr>
          <w:rFonts w:hint="eastAsia"/>
        </w:rPr>
        <w:t>5</w:t>
      </w:r>
      <w:r>
        <w:rPr>
          <w:rFonts w:hint="eastAsia"/>
        </w:rPr>
        <w:t>）商品上下架：商品缺货或者上新品时，对商品进行上下架。</w:t>
      </w:r>
    </w:p>
    <w:p w:rsidR="00935304" w:rsidRDefault="00972471">
      <w:pPr>
        <w:spacing w:line="360" w:lineRule="auto"/>
        <w:ind w:left="420" w:firstLine="420"/>
      </w:pPr>
      <w:bookmarkStart w:id="72" w:name="_Toc19666_WPSOffice_Level2"/>
      <w:bookmarkStart w:id="73" w:name="_Toc5689_WPSOffice_Level2"/>
      <w:r>
        <w:rPr>
          <w:rFonts w:hint="eastAsia"/>
        </w:rPr>
        <w:t>（七）订单管理：</w:t>
      </w:r>
      <w:bookmarkEnd w:id="72"/>
      <w:bookmarkEnd w:id="73"/>
    </w:p>
    <w:p w:rsidR="00935304" w:rsidRDefault="00972471">
      <w:pPr>
        <w:spacing w:line="360" w:lineRule="auto"/>
        <w:ind w:left="840" w:firstLine="420"/>
      </w:pPr>
      <w:r>
        <w:rPr>
          <w:rFonts w:hint="eastAsia"/>
        </w:rPr>
        <w:t>（</w:t>
      </w:r>
      <w:r>
        <w:rPr>
          <w:rFonts w:hint="eastAsia"/>
        </w:rPr>
        <w:t>1</w:t>
      </w:r>
      <w:r>
        <w:rPr>
          <w:rFonts w:hint="eastAsia"/>
        </w:rPr>
        <w:t>）接受订单：接受用户发出的订单请求。</w:t>
      </w:r>
    </w:p>
    <w:p w:rsidR="00935304" w:rsidRDefault="00972471">
      <w:pPr>
        <w:spacing w:line="360" w:lineRule="auto"/>
        <w:ind w:left="840" w:firstLine="420"/>
      </w:pPr>
      <w:r>
        <w:rPr>
          <w:rFonts w:hint="eastAsia"/>
        </w:rPr>
        <w:t>（</w:t>
      </w:r>
      <w:r>
        <w:rPr>
          <w:rFonts w:hint="eastAsia"/>
        </w:rPr>
        <w:t>2</w:t>
      </w:r>
      <w:r>
        <w:rPr>
          <w:rFonts w:hint="eastAsia"/>
        </w:rPr>
        <w:t>）订餐发送：商家准备好商品并通知派送员开始配送。</w:t>
      </w:r>
    </w:p>
    <w:p w:rsidR="00935304" w:rsidRDefault="00972471">
      <w:pPr>
        <w:spacing w:line="360" w:lineRule="auto"/>
        <w:ind w:left="840" w:firstLine="420"/>
      </w:pPr>
      <w:r>
        <w:rPr>
          <w:rFonts w:hint="eastAsia"/>
        </w:rPr>
        <w:t>（</w:t>
      </w:r>
      <w:r>
        <w:rPr>
          <w:rFonts w:hint="eastAsia"/>
        </w:rPr>
        <w:t>3</w:t>
      </w:r>
      <w:r>
        <w:rPr>
          <w:rFonts w:hint="eastAsia"/>
        </w:rPr>
        <w:t>）结束订单：因突发情况终结订单（在通过用户的同意下），返回订单金额给用户；或者订单完成，商家自行结束订单。</w:t>
      </w:r>
    </w:p>
    <w:p w:rsidR="00935304" w:rsidRDefault="00972471">
      <w:pPr>
        <w:spacing w:line="360" w:lineRule="auto"/>
        <w:ind w:left="420" w:firstLine="420"/>
        <w:outlineLvl w:val="2"/>
      </w:pPr>
      <w:r>
        <w:rPr>
          <w:rFonts w:hint="eastAsia"/>
        </w:rPr>
        <w:t xml:space="preserve">3.1.2 </w:t>
      </w:r>
      <w:r>
        <w:rPr>
          <w:rFonts w:hint="eastAsia"/>
        </w:rPr>
        <w:t>管理端（运营商管理端）</w:t>
      </w:r>
    </w:p>
    <w:p w:rsidR="00935304" w:rsidRDefault="00972471">
      <w:pPr>
        <w:spacing w:line="360" w:lineRule="auto"/>
        <w:ind w:left="420" w:firstLine="420"/>
      </w:pPr>
      <w:bookmarkStart w:id="74" w:name="_Toc19081_WPSOffice_Level2"/>
      <w:bookmarkStart w:id="75" w:name="_Toc10685_WPSOffice_Level2"/>
      <w:r>
        <w:rPr>
          <w:rFonts w:hint="eastAsia"/>
        </w:rPr>
        <w:t>（八）用户管理</w:t>
      </w:r>
      <w:bookmarkEnd w:id="74"/>
      <w:bookmarkEnd w:id="75"/>
    </w:p>
    <w:p w:rsidR="00935304" w:rsidRDefault="00972471">
      <w:pPr>
        <w:spacing w:line="360" w:lineRule="auto"/>
        <w:ind w:left="420" w:firstLine="420"/>
      </w:pPr>
      <w:r>
        <w:rPr>
          <w:rFonts w:hint="eastAsia"/>
        </w:rPr>
        <w:t>（</w:t>
      </w:r>
      <w:r>
        <w:rPr>
          <w:rFonts w:hint="eastAsia"/>
        </w:rPr>
        <w:t>1</w:t>
      </w:r>
      <w:r>
        <w:rPr>
          <w:rFonts w:hint="eastAsia"/>
        </w:rPr>
        <w:t>）店铺：因违反协约而冻结商铺，商铺强制休息，无法接受订单。</w:t>
      </w:r>
    </w:p>
    <w:p w:rsidR="00935304" w:rsidRDefault="00972471">
      <w:pPr>
        <w:spacing w:line="360" w:lineRule="auto"/>
        <w:ind w:left="420" w:firstLine="420"/>
      </w:pPr>
      <w:r>
        <w:rPr>
          <w:rFonts w:hint="eastAsia"/>
        </w:rPr>
        <w:t>（</w:t>
      </w:r>
      <w:r>
        <w:rPr>
          <w:rFonts w:hint="eastAsia"/>
        </w:rPr>
        <w:t>2</w:t>
      </w:r>
      <w:r>
        <w:rPr>
          <w:rFonts w:hint="eastAsia"/>
        </w:rPr>
        <w:t>）用户：因违反协约而冻结用户，用户无法登陆。</w:t>
      </w:r>
    </w:p>
    <w:p w:rsidR="00935304" w:rsidRDefault="00972471">
      <w:pPr>
        <w:spacing w:line="360" w:lineRule="auto"/>
        <w:ind w:firstLine="420"/>
        <w:outlineLvl w:val="1"/>
      </w:pPr>
      <w:r>
        <w:rPr>
          <w:rFonts w:hint="eastAsia"/>
        </w:rPr>
        <w:t xml:space="preserve">3.2 </w:t>
      </w:r>
      <w:r>
        <w:rPr>
          <w:rFonts w:hint="eastAsia"/>
        </w:rPr>
        <w:t>性能需求</w:t>
      </w:r>
    </w:p>
    <w:p w:rsidR="00935304" w:rsidRDefault="00972471">
      <w:pPr>
        <w:spacing w:line="360" w:lineRule="auto"/>
        <w:ind w:left="420" w:firstLine="420"/>
      </w:pPr>
      <w:r>
        <w:rPr>
          <w:rFonts w:hint="eastAsia"/>
        </w:rPr>
        <w:t>在网上订餐网站会面临如下三个挑战：日益增长的用户数量、日渐复杂的业务、急剧膨胀的数据。这些挑战对于性能的需求表现为：在保持和降低系统</w:t>
      </w:r>
      <w:r>
        <w:rPr>
          <w:rFonts w:hint="eastAsia"/>
        </w:rPr>
        <w:t>TP95</w:t>
      </w:r>
      <w:r>
        <w:rPr>
          <w:rFonts w:hint="eastAsia"/>
        </w:rPr>
        <w:t>响应时间（指的是将一段时间内的请求响应时间从低到高排序，高于</w:t>
      </w:r>
      <w:r>
        <w:rPr>
          <w:rFonts w:hint="eastAsia"/>
        </w:rPr>
        <w:t>95%</w:t>
      </w:r>
      <w:r>
        <w:rPr>
          <w:rFonts w:hint="eastAsia"/>
        </w:rPr>
        <w:t>请求响应时间的下确界）的前提下，不断提高系统吞吐量，提升流量高峰时期的服务可用性。</w:t>
      </w:r>
    </w:p>
    <w:p w:rsidR="00935304" w:rsidRDefault="00972471">
      <w:pPr>
        <w:spacing w:line="360" w:lineRule="auto"/>
        <w:ind w:firstLine="420"/>
        <w:outlineLvl w:val="1"/>
      </w:pPr>
      <w:r>
        <w:rPr>
          <w:rFonts w:hint="eastAsia"/>
        </w:rPr>
        <w:t xml:space="preserve">3.3 </w:t>
      </w:r>
      <w:r>
        <w:rPr>
          <w:rFonts w:hint="eastAsia"/>
        </w:rPr>
        <w:t>非功能需求</w:t>
      </w:r>
    </w:p>
    <w:p w:rsidR="00935304" w:rsidRDefault="00972471">
      <w:pPr>
        <w:spacing w:line="360" w:lineRule="auto"/>
        <w:ind w:left="420" w:firstLine="420"/>
        <w:outlineLvl w:val="1"/>
      </w:pPr>
      <w:r>
        <w:rPr>
          <w:rFonts w:hint="eastAsia"/>
        </w:rPr>
        <w:t>除了功能需求外，作为面向用户的网站，还要做到良好的人机交互界面、记录偏好搜索、自动登录功能等。</w:t>
      </w:r>
    </w:p>
    <w:p w:rsidR="00935304" w:rsidRDefault="00972471">
      <w:pPr>
        <w:spacing w:line="360" w:lineRule="auto"/>
        <w:ind w:firstLine="420"/>
        <w:outlineLvl w:val="1"/>
      </w:pPr>
      <w:r>
        <w:rPr>
          <w:rFonts w:hint="eastAsia"/>
        </w:rPr>
        <w:t xml:space="preserve">3.4 </w:t>
      </w:r>
      <w:r>
        <w:rPr>
          <w:rFonts w:hint="eastAsia"/>
        </w:rPr>
        <w:t>故障处理</w:t>
      </w:r>
    </w:p>
    <w:p w:rsidR="00935304" w:rsidRDefault="00972471">
      <w:pPr>
        <w:spacing w:line="360" w:lineRule="auto"/>
        <w:ind w:left="420" w:firstLine="420"/>
        <w:outlineLvl w:val="1"/>
      </w:pPr>
      <w:r>
        <w:rPr>
          <w:rFonts w:hint="eastAsia"/>
        </w:rPr>
        <w:t>当网上订餐网站发生故障时，系统会自动给管理员发送故障信息，并且自动刷新页面，回到首页。</w:t>
      </w:r>
    </w:p>
    <w:p w:rsidR="00935304" w:rsidRDefault="00972471">
      <w:pPr>
        <w:spacing w:line="360" w:lineRule="auto"/>
        <w:outlineLvl w:val="0"/>
      </w:pPr>
      <w:bookmarkStart w:id="76" w:name="_Toc10080_WPSOffice_Level1"/>
      <w:bookmarkStart w:id="77" w:name="_Toc6761_WPSOffice_Level1"/>
      <w:r>
        <w:rPr>
          <w:rFonts w:hint="eastAsia"/>
        </w:rPr>
        <w:t xml:space="preserve">4 </w:t>
      </w:r>
      <w:r>
        <w:rPr>
          <w:rFonts w:hint="eastAsia"/>
        </w:rPr>
        <w:t>数据需求</w:t>
      </w:r>
      <w:bookmarkEnd w:id="76"/>
      <w:bookmarkEnd w:id="77"/>
    </w:p>
    <w:p w:rsidR="00935304" w:rsidRDefault="00972471">
      <w:pPr>
        <w:spacing w:line="360" w:lineRule="auto"/>
        <w:ind w:firstLine="420"/>
        <w:outlineLvl w:val="1"/>
      </w:pPr>
      <w:bookmarkStart w:id="78" w:name="_Toc13278_WPSOffice_Level2"/>
      <w:bookmarkStart w:id="79" w:name="_Toc20424_WPSOffice_Level2"/>
      <w:r>
        <w:rPr>
          <w:rFonts w:hint="eastAsia"/>
        </w:rPr>
        <w:t xml:space="preserve">4.1 </w:t>
      </w:r>
      <w:r>
        <w:rPr>
          <w:rFonts w:hint="eastAsia"/>
        </w:rPr>
        <w:t>数据</w:t>
      </w:r>
      <w:bookmarkEnd w:id="78"/>
      <w:r>
        <w:rPr>
          <w:rFonts w:hint="eastAsia"/>
        </w:rPr>
        <w:t>字典</w:t>
      </w:r>
      <w:bookmarkEnd w:id="79"/>
    </w:p>
    <w:p w:rsidR="00935304" w:rsidRDefault="00972471">
      <w:pPr>
        <w:pStyle w:val="a3"/>
        <w:jc w:val="center"/>
        <w:rPr>
          <w:rFonts w:eastAsia="宋体"/>
        </w:rPr>
      </w:pPr>
      <w:r>
        <w:t>表</w:t>
      </w:r>
      <w:r>
        <w:t xml:space="preserve"> </w:t>
      </w:r>
      <w:r>
        <w:fldChar w:fldCharType="begin"/>
      </w:r>
      <w:r>
        <w:instrText xml:space="preserve"> SEQ </w:instrText>
      </w:r>
      <w:r>
        <w:instrText>表</w:instrText>
      </w:r>
      <w:r>
        <w:instrText xml:space="preserve"> \* ARABIC </w:instrText>
      </w:r>
      <w:r>
        <w:fldChar w:fldCharType="separate"/>
      </w:r>
      <w:r>
        <w:t>1</w:t>
      </w:r>
      <w:r>
        <w:fldChar w:fldCharType="end"/>
      </w:r>
      <w:r>
        <w:rPr>
          <w:rFonts w:hint="eastAsia"/>
        </w:rPr>
        <w:t xml:space="preserve"> </w:t>
      </w:r>
      <w:r>
        <w:rPr>
          <w:rFonts w:hint="eastAsia"/>
        </w:rPr>
        <w:t>数据字典</w:t>
      </w:r>
    </w:p>
    <w:tbl>
      <w:tblPr>
        <w:tblStyle w:val="a7"/>
        <w:tblW w:w="8521" w:type="dxa"/>
        <w:jc w:val="center"/>
        <w:tblInd w:w="1" w:type="dxa"/>
        <w:tblLayout w:type="fixed"/>
        <w:tblLook w:val="04A0" w:firstRow="1" w:lastRow="0" w:firstColumn="1" w:lastColumn="0" w:noHBand="0" w:noVBand="1"/>
      </w:tblPr>
      <w:tblGrid>
        <w:gridCol w:w="887"/>
        <w:gridCol w:w="1733"/>
        <w:gridCol w:w="2057"/>
        <w:gridCol w:w="3844"/>
      </w:tblGrid>
      <w:tr w:rsidR="00935304">
        <w:trPr>
          <w:trHeight w:val="935"/>
          <w:jc w:val="center"/>
        </w:trPr>
        <w:tc>
          <w:tcPr>
            <w:tcW w:w="887" w:type="dxa"/>
            <w:vAlign w:val="center"/>
          </w:tcPr>
          <w:p w:rsidR="00935304" w:rsidRDefault="00972471">
            <w:pPr>
              <w:spacing w:line="360" w:lineRule="auto"/>
              <w:jc w:val="center"/>
            </w:pPr>
            <w:r>
              <w:rPr>
                <w:rFonts w:hint="eastAsia"/>
              </w:rPr>
              <w:t>编号</w:t>
            </w:r>
          </w:p>
        </w:tc>
        <w:tc>
          <w:tcPr>
            <w:tcW w:w="1733" w:type="dxa"/>
            <w:vAlign w:val="center"/>
          </w:tcPr>
          <w:p w:rsidR="00935304" w:rsidRDefault="00972471">
            <w:pPr>
              <w:spacing w:line="360" w:lineRule="auto"/>
              <w:jc w:val="center"/>
            </w:pPr>
            <w:r>
              <w:rPr>
                <w:rFonts w:hint="eastAsia"/>
              </w:rPr>
              <w:t>名称</w:t>
            </w:r>
          </w:p>
        </w:tc>
        <w:tc>
          <w:tcPr>
            <w:tcW w:w="2057" w:type="dxa"/>
            <w:vAlign w:val="center"/>
          </w:tcPr>
          <w:p w:rsidR="00935304" w:rsidRDefault="00972471">
            <w:pPr>
              <w:spacing w:line="360" w:lineRule="auto"/>
              <w:jc w:val="center"/>
            </w:pPr>
            <w:r>
              <w:rPr>
                <w:rFonts w:hint="eastAsia"/>
              </w:rPr>
              <w:t>类型（长度）</w:t>
            </w:r>
          </w:p>
        </w:tc>
        <w:tc>
          <w:tcPr>
            <w:tcW w:w="3844" w:type="dxa"/>
            <w:vAlign w:val="center"/>
          </w:tcPr>
          <w:p w:rsidR="00935304" w:rsidRDefault="00972471">
            <w:pPr>
              <w:spacing w:line="360" w:lineRule="auto"/>
              <w:jc w:val="center"/>
            </w:pPr>
            <w:r>
              <w:rPr>
                <w:rFonts w:hint="eastAsia"/>
              </w:rPr>
              <w:t>解释</w:t>
            </w:r>
          </w:p>
        </w:tc>
      </w:tr>
      <w:tr w:rsidR="00935304">
        <w:trPr>
          <w:trHeight w:val="935"/>
          <w:jc w:val="center"/>
        </w:trPr>
        <w:tc>
          <w:tcPr>
            <w:tcW w:w="887" w:type="dxa"/>
            <w:vAlign w:val="center"/>
          </w:tcPr>
          <w:p w:rsidR="00935304" w:rsidRDefault="00972471">
            <w:pPr>
              <w:spacing w:line="360" w:lineRule="auto"/>
              <w:jc w:val="center"/>
            </w:pPr>
            <w:r>
              <w:rPr>
                <w:rFonts w:hint="eastAsia"/>
              </w:rPr>
              <w:t>1</w:t>
            </w:r>
          </w:p>
        </w:tc>
        <w:tc>
          <w:tcPr>
            <w:tcW w:w="1733" w:type="dxa"/>
            <w:vAlign w:val="center"/>
          </w:tcPr>
          <w:p w:rsidR="00935304" w:rsidRDefault="00972471">
            <w:pPr>
              <w:spacing w:line="360" w:lineRule="auto"/>
              <w:jc w:val="center"/>
            </w:pPr>
            <w:r>
              <w:rPr>
                <w:rFonts w:hint="eastAsia"/>
              </w:rPr>
              <w:t>UserID</w:t>
            </w:r>
          </w:p>
        </w:tc>
        <w:tc>
          <w:tcPr>
            <w:tcW w:w="2057" w:type="dxa"/>
            <w:vAlign w:val="center"/>
          </w:tcPr>
          <w:p w:rsidR="00935304" w:rsidRDefault="00972471">
            <w:pPr>
              <w:spacing w:line="360" w:lineRule="auto"/>
              <w:jc w:val="center"/>
            </w:pPr>
            <w:r>
              <w:rPr>
                <w:rFonts w:hint="eastAsia"/>
              </w:rPr>
              <w:t>int(11)</w:t>
            </w:r>
          </w:p>
        </w:tc>
        <w:tc>
          <w:tcPr>
            <w:tcW w:w="3844" w:type="dxa"/>
            <w:vAlign w:val="center"/>
          </w:tcPr>
          <w:p w:rsidR="00935304" w:rsidRDefault="00972471">
            <w:pPr>
              <w:spacing w:line="360" w:lineRule="auto"/>
              <w:jc w:val="center"/>
            </w:pPr>
            <w:r>
              <w:rPr>
                <w:rFonts w:hint="eastAsia"/>
              </w:rPr>
              <w:t>用户</w:t>
            </w:r>
            <w:r>
              <w:rPr>
                <w:rFonts w:hint="eastAsia"/>
              </w:rPr>
              <w:t>ID</w:t>
            </w:r>
            <w:r>
              <w:rPr>
                <w:rFonts w:hint="eastAsia"/>
              </w:rPr>
              <w:t>，唯一识别一个用户</w:t>
            </w:r>
          </w:p>
        </w:tc>
      </w:tr>
      <w:tr w:rsidR="00935304">
        <w:trPr>
          <w:trHeight w:val="935"/>
          <w:jc w:val="center"/>
        </w:trPr>
        <w:tc>
          <w:tcPr>
            <w:tcW w:w="887" w:type="dxa"/>
            <w:vAlign w:val="center"/>
          </w:tcPr>
          <w:p w:rsidR="00935304" w:rsidRDefault="00972471">
            <w:pPr>
              <w:spacing w:line="360" w:lineRule="auto"/>
              <w:jc w:val="center"/>
            </w:pPr>
            <w:r>
              <w:rPr>
                <w:rFonts w:hint="eastAsia"/>
              </w:rPr>
              <w:t>2</w:t>
            </w:r>
          </w:p>
        </w:tc>
        <w:tc>
          <w:tcPr>
            <w:tcW w:w="1733" w:type="dxa"/>
            <w:vAlign w:val="center"/>
          </w:tcPr>
          <w:p w:rsidR="00935304" w:rsidRDefault="00972471">
            <w:pPr>
              <w:spacing w:line="360" w:lineRule="auto"/>
              <w:jc w:val="center"/>
            </w:pPr>
            <w:r>
              <w:rPr>
                <w:rFonts w:hint="eastAsia"/>
              </w:rPr>
              <w:t>Username</w:t>
            </w:r>
          </w:p>
        </w:tc>
        <w:tc>
          <w:tcPr>
            <w:tcW w:w="2057" w:type="dxa"/>
            <w:vAlign w:val="center"/>
          </w:tcPr>
          <w:p w:rsidR="00935304" w:rsidRDefault="00972471">
            <w:pPr>
              <w:spacing w:line="360" w:lineRule="auto"/>
              <w:jc w:val="center"/>
            </w:pPr>
            <w:r>
              <w:rPr>
                <w:rFonts w:hint="eastAsia"/>
              </w:rPr>
              <w:t>vrachar(8)</w:t>
            </w:r>
          </w:p>
        </w:tc>
        <w:tc>
          <w:tcPr>
            <w:tcW w:w="3844" w:type="dxa"/>
            <w:vAlign w:val="center"/>
          </w:tcPr>
          <w:p w:rsidR="00935304" w:rsidRDefault="00972471">
            <w:pPr>
              <w:spacing w:line="360" w:lineRule="auto"/>
              <w:jc w:val="center"/>
            </w:pPr>
            <w:r>
              <w:rPr>
                <w:rFonts w:hint="eastAsia"/>
              </w:rPr>
              <w:t>用户</w:t>
            </w:r>
            <w:ins w:id="80" w:author="xb21cn" w:date="2018-06-01T22:29:00Z">
              <w:r w:rsidR="00230D7B">
                <w:rPr>
                  <w:rFonts w:hint="eastAsia"/>
                </w:rPr>
                <w:t>登录</w:t>
              </w:r>
            </w:ins>
            <w:r>
              <w:rPr>
                <w:rFonts w:hint="eastAsia"/>
              </w:rPr>
              <w:t>名</w:t>
            </w:r>
          </w:p>
        </w:tc>
      </w:tr>
      <w:tr w:rsidR="00935304">
        <w:trPr>
          <w:trHeight w:val="935"/>
          <w:jc w:val="center"/>
        </w:trPr>
        <w:tc>
          <w:tcPr>
            <w:tcW w:w="887" w:type="dxa"/>
            <w:vAlign w:val="center"/>
          </w:tcPr>
          <w:p w:rsidR="00935304" w:rsidRDefault="00972471">
            <w:pPr>
              <w:spacing w:line="360" w:lineRule="auto"/>
              <w:jc w:val="center"/>
            </w:pPr>
            <w:r>
              <w:rPr>
                <w:rFonts w:hint="eastAsia"/>
              </w:rPr>
              <w:lastRenderedPageBreak/>
              <w:t>3</w:t>
            </w:r>
          </w:p>
        </w:tc>
        <w:tc>
          <w:tcPr>
            <w:tcW w:w="1733" w:type="dxa"/>
            <w:vAlign w:val="center"/>
          </w:tcPr>
          <w:p w:rsidR="00935304" w:rsidRDefault="00972471">
            <w:pPr>
              <w:spacing w:line="360" w:lineRule="auto"/>
              <w:jc w:val="center"/>
            </w:pPr>
            <w:r>
              <w:rPr>
                <w:rFonts w:hint="eastAsia"/>
              </w:rPr>
              <w:t>Usertel</w:t>
            </w:r>
          </w:p>
        </w:tc>
        <w:tc>
          <w:tcPr>
            <w:tcW w:w="2057" w:type="dxa"/>
            <w:vAlign w:val="center"/>
          </w:tcPr>
          <w:p w:rsidR="00935304" w:rsidRDefault="00972471">
            <w:pPr>
              <w:spacing w:line="360" w:lineRule="auto"/>
              <w:jc w:val="center"/>
            </w:pPr>
            <w:r>
              <w:rPr>
                <w:rFonts w:hint="eastAsia"/>
              </w:rPr>
              <w:t>Int(11)</w:t>
            </w:r>
          </w:p>
        </w:tc>
        <w:tc>
          <w:tcPr>
            <w:tcW w:w="3844" w:type="dxa"/>
            <w:vAlign w:val="center"/>
          </w:tcPr>
          <w:p w:rsidR="00935304" w:rsidRDefault="00972471">
            <w:pPr>
              <w:spacing w:line="360" w:lineRule="auto"/>
              <w:jc w:val="center"/>
            </w:pPr>
            <w:r>
              <w:rPr>
                <w:rFonts w:hint="eastAsia"/>
              </w:rPr>
              <w:t>用户联系电话</w:t>
            </w:r>
          </w:p>
        </w:tc>
      </w:tr>
      <w:tr w:rsidR="00935304">
        <w:trPr>
          <w:trHeight w:val="935"/>
          <w:jc w:val="center"/>
        </w:trPr>
        <w:tc>
          <w:tcPr>
            <w:tcW w:w="887" w:type="dxa"/>
            <w:vAlign w:val="center"/>
          </w:tcPr>
          <w:p w:rsidR="00935304" w:rsidRDefault="00972471">
            <w:pPr>
              <w:spacing w:line="360" w:lineRule="auto"/>
              <w:jc w:val="center"/>
              <w:outlineLvl w:val="1"/>
            </w:pPr>
            <w:r>
              <w:rPr>
                <w:rFonts w:hint="eastAsia"/>
              </w:rPr>
              <w:t>4</w:t>
            </w:r>
          </w:p>
        </w:tc>
        <w:tc>
          <w:tcPr>
            <w:tcW w:w="1733" w:type="dxa"/>
            <w:vAlign w:val="center"/>
          </w:tcPr>
          <w:p w:rsidR="00935304" w:rsidRDefault="00972471">
            <w:pPr>
              <w:spacing w:line="360" w:lineRule="auto"/>
              <w:jc w:val="center"/>
              <w:outlineLvl w:val="1"/>
            </w:pPr>
            <w:r>
              <w:rPr>
                <w:rFonts w:hint="eastAsia"/>
              </w:rPr>
              <w:t>Useraddr</w:t>
            </w:r>
          </w:p>
        </w:tc>
        <w:tc>
          <w:tcPr>
            <w:tcW w:w="2057" w:type="dxa"/>
            <w:vAlign w:val="center"/>
          </w:tcPr>
          <w:p w:rsidR="00935304" w:rsidRDefault="00972471">
            <w:pPr>
              <w:spacing w:line="360" w:lineRule="auto"/>
              <w:jc w:val="center"/>
              <w:outlineLvl w:val="1"/>
            </w:pPr>
            <w:r>
              <w:rPr>
                <w:rFonts w:hint="eastAsia"/>
              </w:rPr>
              <w:t>varchar(30)</w:t>
            </w:r>
          </w:p>
        </w:tc>
        <w:tc>
          <w:tcPr>
            <w:tcW w:w="3844" w:type="dxa"/>
            <w:vAlign w:val="center"/>
          </w:tcPr>
          <w:p w:rsidR="00935304" w:rsidRDefault="00972471">
            <w:pPr>
              <w:spacing w:line="360" w:lineRule="auto"/>
              <w:jc w:val="center"/>
              <w:outlineLvl w:val="1"/>
            </w:pPr>
            <w:r>
              <w:rPr>
                <w:rFonts w:hint="eastAsia"/>
              </w:rPr>
              <w:t>用户地址</w:t>
            </w:r>
          </w:p>
        </w:tc>
      </w:tr>
      <w:tr w:rsidR="00935304">
        <w:trPr>
          <w:trHeight w:val="935"/>
          <w:jc w:val="center"/>
        </w:trPr>
        <w:tc>
          <w:tcPr>
            <w:tcW w:w="887" w:type="dxa"/>
            <w:vAlign w:val="center"/>
          </w:tcPr>
          <w:p w:rsidR="00935304" w:rsidRDefault="00972471">
            <w:pPr>
              <w:spacing w:line="360" w:lineRule="auto"/>
              <w:jc w:val="center"/>
              <w:outlineLvl w:val="1"/>
            </w:pPr>
            <w:r>
              <w:rPr>
                <w:rFonts w:hint="eastAsia"/>
              </w:rPr>
              <w:t>5</w:t>
            </w:r>
          </w:p>
        </w:tc>
        <w:tc>
          <w:tcPr>
            <w:tcW w:w="1733" w:type="dxa"/>
            <w:vAlign w:val="center"/>
          </w:tcPr>
          <w:p w:rsidR="00935304" w:rsidRDefault="00972471">
            <w:pPr>
              <w:spacing w:line="360" w:lineRule="auto"/>
              <w:jc w:val="center"/>
              <w:outlineLvl w:val="1"/>
            </w:pPr>
            <w:r>
              <w:rPr>
                <w:rFonts w:hint="eastAsia"/>
              </w:rPr>
              <w:t>Storename</w:t>
            </w:r>
          </w:p>
        </w:tc>
        <w:tc>
          <w:tcPr>
            <w:tcW w:w="2057" w:type="dxa"/>
            <w:vAlign w:val="center"/>
          </w:tcPr>
          <w:p w:rsidR="00935304" w:rsidRDefault="00972471">
            <w:pPr>
              <w:spacing w:line="360" w:lineRule="auto"/>
              <w:jc w:val="center"/>
              <w:outlineLvl w:val="1"/>
            </w:pPr>
            <w:r>
              <w:rPr>
                <w:rFonts w:hint="eastAsia"/>
              </w:rPr>
              <w:t>varchar(16)</w:t>
            </w:r>
          </w:p>
        </w:tc>
        <w:tc>
          <w:tcPr>
            <w:tcW w:w="3844" w:type="dxa"/>
            <w:vAlign w:val="center"/>
          </w:tcPr>
          <w:p w:rsidR="00935304" w:rsidRDefault="00972471">
            <w:pPr>
              <w:spacing w:line="360" w:lineRule="auto"/>
              <w:jc w:val="center"/>
              <w:outlineLvl w:val="1"/>
            </w:pPr>
            <w:r>
              <w:rPr>
                <w:rFonts w:hint="eastAsia"/>
              </w:rPr>
              <w:t>店铺名字</w:t>
            </w:r>
          </w:p>
        </w:tc>
      </w:tr>
      <w:tr w:rsidR="00935304">
        <w:trPr>
          <w:trHeight w:val="935"/>
          <w:jc w:val="center"/>
        </w:trPr>
        <w:tc>
          <w:tcPr>
            <w:tcW w:w="887" w:type="dxa"/>
            <w:vAlign w:val="center"/>
          </w:tcPr>
          <w:p w:rsidR="00935304" w:rsidRDefault="00972471">
            <w:pPr>
              <w:spacing w:line="360" w:lineRule="auto"/>
              <w:jc w:val="center"/>
              <w:outlineLvl w:val="1"/>
            </w:pPr>
            <w:r>
              <w:rPr>
                <w:rFonts w:hint="eastAsia"/>
              </w:rPr>
              <w:t>6</w:t>
            </w:r>
          </w:p>
        </w:tc>
        <w:tc>
          <w:tcPr>
            <w:tcW w:w="1733" w:type="dxa"/>
            <w:vAlign w:val="center"/>
          </w:tcPr>
          <w:p w:rsidR="00935304" w:rsidRDefault="00972471">
            <w:pPr>
              <w:spacing w:line="360" w:lineRule="auto"/>
              <w:jc w:val="center"/>
              <w:outlineLvl w:val="1"/>
            </w:pPr>
            <w:r>
              <w:rPr>
                <w:rFonts w:hint="eastAsia"/>
              </w:rPr>
              <w:t>Storetel</w:t>
            </w:r>
          </w:p>
        </w:tc>
        <w:tc>
          <w:tcPr>
            <w:tcW w:w="2057" w:type="dxa"/>
            <w:vAlign w:val="center"/>
          </w:tcPr>
          <w:p w:rsidR="00935304" w:rsidRDefault="00972471">
            <w:pPr>
              <w:spacing w:line="360" w:lineRule="auto"/>
              <w:jc w:val="center"/>
              <w:outlineLvl w:val="1"/>
            </w:pPr>
            <w:r>
              <w:rPr>
                <w:rFonts w:hint="eastAsia"/>
              </w:rPr>
              <w:t>varchar(11)</w:t>
            </w:r>
          </w:p>
        </w:tc>
        <w:tc>
          <w:tcPr>
            <w:tcW w:w="3844" w:type="dxa"/>
            <w:vAlign w:val="center"/>
          </w:tcPr>
          <w:p w:rsidR="00935304" w:rsidRDefault="00972471">
            <w:pPr>
              <w:spacing w:line="360" w:lineRule="auto"/>
              <w:jc w:val="center"/>
              <w:outlineLvl w:val="1"/>
            </w:pPr>
            <w:r>
              <w:rPr>
                <w:rFonts w:hint="eastAsia"/>
              </w:rPr>
              <w:t>店铺联系电话</w:t>
            </w:r>
          </w:p>
        </w:tc>
      </w:tr>
      <w:tr w:rsidR="00935304">
        <w:trPr>
          <w:trHeight w:val="935"/>
          <w:jc w:val="center"/>
        </w:trPr>
        <w:tc>
          <w:tcPr>
            <w:tcW w:w="887" w:type="dxa"/>
            <w:vAlign w:val="center"/>
          </w:tcPr>
          <w:p w:rsidR="00935304" w:rsidRDefault="00972471">
            <w:pPr>
              <w:spacing w:line="360" w:lineRule="auto"/>
              <w:jc w:val="center"/>
              <w:outlineLvl w:val="1"/>
            </w:pPr>
            <w:r>
              <w:rPr>
                <w:rFonts w:hint="eastAsia"/>
              </w:rPr>
              <w:t>7</w:t>
            </w:r>
          </w:p>
        </w:tc>
        <w:tc>
          <w:tcPr>
            <w:tcW w:w="1733" w:type="dxa"/>
            <w:vAlign w:val="center"/>
          </w:tcPr>
          <w:p w:rsidR="00935304" w:rsidRDefault="00972471">
            <w:pPr>
              <w:spacing w:line="360" w:lineRule="auto"/>
              <w:jc w:val="center"/>
              <w:outlineLvl w:val="1"/>
            </w:pPr>
            <w:r>
              <w:rPr>
                <w:rFonts w:hint="eastAsia"/>
              </w:rPr>
              <w:t>Storestate</w:t>
            </w:r>
          </w:p>
        </w:tc>
        <w:tc>
          <w:tcPr>
            <w:tcW w:w="2057" w:type="dxa"/>
            <w:vAlign w:val="center"/>
          </w:tcPr>
          <w:p w:rsidR="00935304" w:rsidRDefault="003A718B">
            <w:pPr>
              <w:spacing w:line="360" w:lineRule="auto"/>
              <w:jc w:val="center"/>
              <w:outlineLvl w:val="1"/>
            </w:pPr>
            <w:ins w:id="81" w:author="xb21cn" w:date="2018-06-01T22:36:00Z">
              <w:r>
                <w:t>B</w:t>
              </w:r>
              <w:r>
                <w:rPr>
                  <w:rFonts w:hint="eastAsia"/>
                </w:rPr>
                <w:t>ool(1)</w:t>
              </w:r>
            </w:ins>
            <w:del w:id="82" w:author="xb21cn" w:date="2018-06-01T22:36:00Z">
              <w:r w:rsidR="00972471" w:rsidDel="003A718B">
                <w:rPr>
                  <w:rFonts w:hint="eastAsia"/>
                </w:rPr>
                <w:delText>varchar(15)</w:delText>
              </w:r>
            </w:del>
          </w:p>
        </w:tc>
        <w:tc>
          <w:tcPr>
            <w:tcW w:w="3844" w:type="dxa"/>
            <w:vAlign w:val="center"/>
          </w:tcPr>
          <w:p w:rsidR="00935304" w:rsidRDefault="00972471">
            <w:pPr>
              <w:spacing w:line="360" w:lineRule="auto"/>
              <w:jc w:val="center"/>
              <w:outlineLvl w:val="1"/>
            </w:pPr>
            <w:r>
              <w:rPr>
                <w:rFonts w:hint="eastAsia"/>
              </w:rPr>
              <w:t>店铺状态（开业</w:t>
            </w:r>
            <w:r>
              <w:rPr>
                <w:rFonts w:hint="eastAsia"/>
              </w:rPr>
              <w:t>/</w:t>
            </w:r>
            <w:r>
              <w:rPr>
                <w:rFonts w:hint="eastAsia"/>
              </w:rPr>
              <w:t>休息）</w:t>
            </w:r>
            <w:ins w:id="83" w:author="xb21cn" w:date="2018-06-01T22:38:00Z">
              <w:r w:rsidR="003A718B">
                <w:rPr>
                  <w:rFonts w:hint="eastAsia"/>
                </w:rPr>
                <w:t>（</w:t>
              </w:r>
              <w:r w:rsidR="003A718B">
                <w:rPr>
                  <w:rFonts w:hint="eastAsia"/>
                </w:rPr>
                <w:t>1</w:t>
              </w:r>
              <w:r w:rsidR="003A718B">
                <w:rPr>
                  <w:rFonts w:hint="eastAsia"/>
                </w:rPr>
                <w:t>代表开业，</w:t>
              </w:r>
              <w:r w:rsidR="003A718B">
                <w:rPr>
                  <w:rFonts w:hint="eastAsia"/>
                </w:rPr>
                <w:t>0</w:t>
              </w:r>
              <w:r w:rsidR="003A718B">
                <w:rPr>
                  <w:rFonts w:hint="eastAsia"/>
                </w:rPr>
                <w:t>代表休息）</w:t>
              </w:r>
            </w:ins>
          </w:p>
        </w:tc>
      </w:tr>
      <w:tr w:rsidR="00935304">
        <w:trPr>
          <w:trHeight w:val="935"/>
          <w:jc w:val="center"/>
        </w:trPr>
        <w:tc>
          <w:tcPr>
            <w:tcW w:w="887" w:type="dxa"/>
            <w:vAlign w:val="center"/>
          </w:tcPr>
          <w:p w:rsidR="00935304" w:rsidRDefault="00972471">
            <w:pPr>
              <w:spacing w:line="360" w:lineRule="auto"/>
              <w:jc w:val="center"/>
              <w:outlineLvl w:val="1"/>
            </w:pPr>
            <w:r>
              <w:rPr>
                <w:rFonts w:hint="eastAsia"/>
              </w:rPr>
              <w:t>8</w:t>
            </w:r>
          </w:p>
        </w:tc>
        <w:tc>
          <w:tcPr>
            <w:tcW w:w="1733" w:type="dxa"/>
            <w:vAlign w:val="center"/>
          </w:tcPr>
          <w:p w:rsidR="00935304" w:rsidRDefault="00972471">
            <w:pPr>
              <w:spacing w:line="360" w:lineRule="auto"/>
              <w:jc w:val="center"/>
              <w:outlineLvl w:val="1"/>
            </w:pPr>
            <w:r>
              <w:rPr>
                <w:rFonts w:hint="eastAsia"/>
              </w:rPr>
              <w:t>Storeaddr</w:t>
            </w:r>
          </w:p>
        </w:tc>
        <w:tc>
          <w:tcPr>
            <w:tcW w:w="2057" w:type="dxa"/>
            <w:vAlign w:val="center"/>
          </w:tcPr>
          <w:p w:rsidR="00935304" w:rsidRDefault="00972471">
            <w:pPr>
              <w:spacing w:line="360" w:lineRule="auto"/>
              <w:jc w:val="center"/>
              <w:outlineLvl w:val="1"/>
            </w:pPr>
            <w:r>
              <w:rPr>
                <w:rFonts w:hint="eastAsia"/>
              </w:rPr>
              <w:t>varchar(30)</w:t>
            </w:r>
          </w:p>
        </w:tc>
        <w:tc>
          <w:tcPr>
            <w:tcW w:w="3844" w:type="dxa"/>
            <w:vAlign w:val="center"/>
          </w:tcPr>
          <w:p w:rsidR="00935304" w:rsidRDefault="00972471">
            <w:pPr>
              <w:spacing w:line="360" w:lineRule="auto"/>
              <w:jc w:val="center"/>
              <w:outlineLvl w:val="1"/>
            </w:pPr>
            <w:r>
              <w:rPr>
                <w:rFonts w:hint="eastAsia"/>
              </w:rPr>
              <w:t>店铺地址</w:t>
            </w:r>
          </w:p>
        </w:tc>
      </w:tr>
      <w:tr w:rsidR="00935304">
        <w:trPr>
          <w:trHeight w:val="935"/>
          <w:jc w:val="center"/>
        </w:trPr>
        <w:tc>
          <w:tcPr>
            <w:tcW w:w="887" w:type="dxa"/>
            <w:vAlign w:val="center"/>
          </w:tcPr>
          <w:p w:rsidR="00935304" w:rsidRDefault="00972471">
            <w:pPr>
              <w:spacing w:line="360" w:lineRule="auto"/>
              <w:jc w:val="center"/>
              <w:outlineLvl w:val="1"/>
            </w:pPr>
            <w:r>
              <w:rPr>
                <w:rFonts w:hint="eastAsia"/>
              </w:rPr>
              <w:t>9</w:t>
            </w:r>
          </w:p>
        </w:tc>
        <w:tc>
          <w:tcPr>
            <w:tcW w:w="1733" w:type="dxa"/>
            <w:vAlign w:val="center"/>
          </w:tcPr>
          <w:p w:rsidR="00935304" w:rsidRDefault="00972471">
            <w:pPr>
              <w:spacing w:line="360" w:lineRule="auto"/>
              <w:jc w:val="center"/>
              <w:outlineLvl w:val="1"/>
            </w:pPr>
            <w:r>
              <w:rPr>
                <w:rFonts w:hint="eastAsia"/>
              </w:rPr>
              <w:t>Food</w:t>
            </w:r>
            <w:ins w:id="84" w:author="xb21cn" w:date="2018-06-01T22:25:00Z">
              <w:r w:rsidR="00230D7B">
                <w:rPr>
                  <w:rFonts w:hint="eastAsia"/>
                </w:rPr>
                <w:t>Name</w:t>
              </w:r>
            </w:ins>
          </w:p>
        </w:tc>
        <w:tc>
          <w:tcPr>
            <w:tcW w:w="2057" w:type="dxa"/>
            <w:vAlign w:val="center"/>
          </w:tcPr>
          <w:p w:rsidR="00935304" w:rsidRDefault="00972471">
            <w:pPr>
              <w:spacing w:line="360" w:lineRule="auto"/>
              <w:jc w:val="center"/>
              <w:outlineLvl w:val="1"/>
            </w:pPr>
            <w:r>
              <w:rPr>
                <w:rFonts w:hint="eastAsia"/>
              </w:rPr>
              <w:t>varchar(16)</w:t>
            </w:r>
          </w:p>
        </w:tc>
        <w:tc>
          <w:tcPr>
            <w:tcW w:w="3844" w:type="dxa"/>
            <w:vAlign w:val="center"/>
          </w:tcPr>
          <w:p w:rsidR="00935304" w:rsidRDefault="00972471">
            <w:pPr>
              <w:spacing w:line="360" w:lineRule="auto"/>
              <w:jc w:val="center"/>
              <w:outlineLvl w:val="1"/>
            </w:pPr>
            <w:r>
              <w:rPr>
                <w:rFonts w:hint="eastAsia"/>
              </w:rPr>
              <w:t>食物名称</w:t>
            </w:r>
          </w:p>
        </w:tc>
      </w:tr>
      <w:tr w:rsidR="00697869">
        <w:trPr>
          <w:trHeight w:val="935"/>
          <w:jc w:val="center"/>
        </w:trPr>
        <w:tc>
          <w:tcPr>
            <w:tcW w:w="887" w:type="dxa"/>
            <w:vAlign w:val="center"/>
          </w:tcPr>
          <w:p w:rsidR="00697869" w:rsidRDefault="00697869">
            <w:pPr>
              <w:spacing w:line="360" w:lineRule="auto"/>
              <w:jc w:val="center"/>
              <w:outlineLvl w:val="1"/>
            </w:pPr>
            <w:r>
              <w:rPr>
                <w:rFonts w:hint="eastAsia"/>
              </w:rPr>
              <w:t>10</w:t>
            </w:r>
          </w:p>
        </w:tc>
        <w:tc>
          <w:tcPr>
            <w:tcW w:w="1733" w:type="dxa"/>
            <w:vAlign w:val="center"/>
          </w:tcPr>
          <w:p w:rsidR="00697869" w:rsidRDefault="00697869">
            <w:pPr>
              <w:spacing w:line="360" w:lineRule="auto"/>
              <w:jc w:val="center"/>
              <w:outlineLvl w:val="1"/>
            </w:pPr>
            <w:ins w:id="85" w:author="xb21cn" w:date="2018-06-01T22:51:00Z">
              <w:r>
                <w:rPr>
                  <w:rFonts w:hint="eastAsia"/>
                </w:rPr>
                <w:t>FoodStatus</w:t>
              </w:r>
            </w:ins>
            <w:del w:id="86" w:author="xb21cn" w:date="2018-06-01T22:51:00Z">
              <w:r w:rsidDel="00697869">
                <w:rPr>
                  <w:rFonts w:hint="eastAsia"/>
                </w:rPr>
                <w:delText>Foodremain</w:delText>
              </w:r>
            </w:del>
          </w:p>
        </w:tc>
        <w:tc>
          <w:tcPr>
            <w:tcW w:w="2057" w:type="dxa"/>
            <w:vAlign w:val="center"/>
          </w:tcPr>
          <w:p w:rsidR="00697869" w:rsidRDefault="00697869">
            <w:pPr>
              <w:spacing w:line="360" w:lineRule="auto"/>
              <w:jc w:val="center"/>
              <w:outlineLvl w:val="1"/>
            </w:pPr>
            <w:ins w:id="87" w:author="xb21cn" w:date="2018-06-01T22:51:00Z">
              <w:r>
                <w:t>Bool</w:t>
              </w:r>
              <w:r>
                <w:rPr>
                  <w:rFonts w:hint="eastAsia"/>
                </w:rPr>
                <w:t>(1)</w:t>
              </w:r>
            </w:ins>
            <w:del w:id="88" w:author="xb21cn" w:date="2018-06-01T22:51:00Z">
              <w:r w:rsidDel="00697869">
                <w:rPr>
                  <w:rFonts w:hint="eastAsia"/>
                </w:rPr>
                <w:delText>int(4)</w:delText>
              </w:r>
            </w:del>
          </w:p>
        </w:tc>
        <w:tc>
          <w:tcPr>
            <w:tcW w:w="3844" w:type="dxa"/>
            <w:vAlign w:val="center"/>
          </w:tcPr>
          <w:p w:rsidR="00697869" w:rsidRDefault="00697869">
            <w:pPr>
              <w:spacing w:line="360" w:lineRule="auto"/>
              <w:jc w:val="center"/>
              <w:outlineLvl w:val="1"/>
            </w:pPr>
            <w:ins w:id="89" w:author="xb21cn" w:date="2018-06-01T22:51:00Z">
              <w:r>
                <w:rPr>
                  <w:rFonts w:hint="eastAsia"/>
                </w:rPr>
                <w:t>食物下架</w:t>
              </w:r>
              <w:r>
                <w:rPr>
                  <w:rFonts w:hint="eastAsia"/>
                </w:rPr>
                <w:t>/</w:t>
              </w:r>
              <w:r>
                <w:rPr>
                  <w:rFonts w:hint="eastAsia"/>
                </w:rPr>
                <w:t>上架</w:t>
              </w:r>
              <w:r>
                <w:rPr>
                  <w:rFonts w:hint="eastAsia"/>
                </w:rPr>
                <w:t>(0</w:t>
              </w:r>
              <w:r>
                <w:rPr>
                  <w:rFonts w:hint="eastAsia"/>
                </w:rPr>
                <w:t>代表下架，</w:t>
              </w:r>
              <w:r>
                <w:rPr>
                  <w:rFonts w:hint="eastAsia"/>
                </w:rPr>
                <w:t>1</w:t>
              </w:r>
              <w:r>
                <w:rPr>
                  <w:rFonts w:hint="eastAsia"/>
                </w:rPr>
                <w:t>代表上架</w:t>
              </w:r>
              <w:r>
                <w:rPr>
                  <w:rFonts w:hint="eastAsia"/>
                </w:rPr>
                <w:t>)</w:t>
              </w:r>
            </w:ins>
            <w:del w:id="90" w:author="xb21cn" w:date="2018-06-01T22:51:00Z">
              <w:r w:rsidDel="00697869">
                <w:rPr>
                  <w:rFonts w:hint="eastAsia"/>
                </w:rPr>
                <w:delText>食物剩余数量</w:delText>
              </w:r>
            </w:del>
          </w:p>
        </w:tc>
      </w:tr>
      <w:tr w:rsidR="00935304">
        <w:trPr>
          <w:trHeight w:val="935"/>
          <w:jc w:val="center"/>
        </w:trPr>
        <w:tc>
          <w:tcPr>
            <w:tcW w:w="887" w:type="dxa"/>
            <w:vAlign w:val="center"/>
          </w:tcPr>
          <w:p w:rsidR="00935304" w:rsidRDefault="00972471">
            <w:pPr>
              <w:spacing w:line="360" w:lineRule="auto"/>
              <w:jc w:val="center"/>
              <w:outlineLvl w:val="1"/>
            </w:pPr>
            <w:r>
              <w:rPr>
                <w:rFonts w:hint="eastAsia"/>
              </w:rPr>
              <w:t>11</w:t>
            </w:r>
          </w:p>
        </w:tc>
        <w:tc>
          <w:tcPr>
            <w:tcW w:w="1733" w:type="dxa"/>
            <w:vAlign w:val="center"/>
          </w:tcPr>
          <w:p w:rsidR="00935304" w:rsidRDefault="00972471">
            <w:pPr>
              <w:spacing w:line="360" w:lineRule="auto"/>
              <w:jc w:val="center"/>
              <w:outlineLvl w:val="1"/>
            </w:pPr>
            <w:r>
              <w:rPr>
                <w:rFonts w:hint="eastAsia"/>
              </w:rPr>
              <w:t>Foodprice</w:t>
            </w:r>
          </w:p>
        </w:tc>
        <w:tc>
          <w:tcPr>
            <w:tcW w:w="2057" w:type="dxa"/>
            <w:vAlign w:val="center"/>
          </w:tcPr>
          <w:p w:rsidR="00935304" w:rsidRDefault="00972471">
            <w:pPr>
              <w:spacing w:line="360" w:lineRule="auto"/>
              <w:jc w:val="center"/>
              <w:outlineLvl w:val="1"/>
            </w:pPr>
            <w:r>
              <w:rPr>
                <w:rFonts w:hint="eastAsia"/>
              </w:rPr>
              <w:t>float(</w:t>
            </w:r>
            <w:r w:rsidR="00230D7B">
              <w:rPr>
                <w:rFonts w:hint="eastAsia"/>
              </w:rPr>
              <w:t>3</w:t>
            </w:r>
            <w:del w:id="91" w:author="xb21cn" w:date="2018-06-01T22:10:00Z">
              <w:r w:rsidDel="00230D7B">
                <w:rPr>
                  <w:rFonts w:hint="eastAsia"/>
                </w:rPr>
                <w:delText>2</w:delText>
              </w:r>
            </w:del>
            <w:r>
              <w:rPr>
                <w:rFonts w:hint="eastAsia"/>
              </w:rPr>
              <w:t>)</w:t>
            </w:r>
          </w:p>
        </w:tc>
        <w:tc>
          <w:tcPr>
            <w:tcW w:w="3844" w:type="dxa"/>
            <w:vAlign w:val="center"/>
          </w:tcPr>
          <w:p w:rsidR="00935304" w:rsidRDefault="00972471">
            <w:pPr>
              <w:spacing w:line="360" w:lineRule="auto"/>
              <w:jc w:val="center"/>
              <w:outlineLvl w:val="1"/>
            </w:pPr>
            <w:r>
              <w:rPr>
                <w:rFonts w:hint="eastAsia"/>
              </w:rPr>
              <w:t>食物的单价</w:t>
            </w:r>
          </w:p>
        </w:tc>
      </w:tr>
      <w:tr w:rsidR="00935304">
        <w:trPr>
          <w:trHeight w:val="935"/>
          <w:jc w:val="center"/>
        </w:trPr>
        <w:tc>
          <w:tcPr>
            <w:tcW w:w="887" w:type="dxa"/>
            <w:vAlign w:val="center"/>
          </w:tcPr>
          <w:p w:rsidR="00935304" w:rsidRDefault="00972471">
            <w:pPr>
              <w:spacing w:line="360" w:lineRule="auto"/>
              <w:jc w:val="center"/>
              <w:outlineLvl w:val="1"/>
            </w:pPr>
            <w:r>
              <w:rPr>
                <w:rFonts w:hint="eastAsia"/>
              </w:rPr>
              <w:t>12</w:t>
            </w:r>
          </w:p>
        </w:tc>
        <w:tc>
          <w:tcPr>
            <w:tcW w:w="1733" w:type="dxa"/>
            <w:vAlign w:val="center"/>
          </w:tcPr>
          <w:p w:rsidR="00935304" w:rsidRDefault="00972471">
            <w:pPr>
              <w:spacing w:line="360" w:lineRule="auto"/>
              <w:jc w:val="center"/>
              <w:outlineLvl w:val="1"/>
            </w:pPr>
            <w:r>
              <w:rPr>
                <w:rFonts w:hint="eastAsia"/>
              </w:rPr>
              <w:t>Sumprice</w:t>
            </w:r>
          </w:p>
        </w:tc>
        <w:tc>
          <w:tcPr>
            <w:tcW w:w="2057" w:type="dxa"/>
            <w:vAlign w:val="center"/>
          </w:tcPr>
          <w:p w:rsidR="00935304" w:rsidRDefault="00972471">
            <w:pPr>
              <w:spacing w:line="360" w:lineRule="auto"/>
              <w:jc w:val="center"/>
              <w:outlineLvl w:val="1"/>
            </w:pPr>
            <w:r>
              <w:rPr>
                <w:rFonts w:hint="eastAsia"/>
              </w:rPr>
              <w:t>float(</w:t>
            </w:r>
            <w:ins w:id="92" w:author="xb21cn" w:date="2018-06-01T22:10:00Z">
              <w:r w:rsidR="00230D7B">
                <w:rPr>
                  <w:rFonts w:hint="eastAsia"/>
                </w:rPr>
                <w:t>3</w:t>
              </w:r>
            </w:ins>
            <w:del w:id="93" w:author="xb21cn" w:date="2018-06-01T22:10:00Z">
              <w:r w:rsidDel="00230D7B">
                <w:rPr>
                  <w:rFonts w:hint="eastAsia"/>
                </w:rPr>
                <w:delText>2</w:delText>
              </w:r>
            </w:del>
            <w:r>
              <w:rPr>
                <w:rFonts w:hint="eastAsia"/>
              </w:rPr>
              <w:t>)</w:t>
            </w:r>
          </w:p>
        </w:tc>
        <w:tc>
          <w:tcPr>
            <w:tcW w:w="3844" w:type="dxa"/>
            <w:vAlign w:val="center"/>
          </w:tcPr>
          <w:p w:rsidR="00935304" w:rsidRDefault="00972471">
            <w:pPr>
              <w:spacing w:line="360" w:lineRule="auto"/>
              <w:jc w:val="center"/>
              <w:outlineLvl w:val="1"/>
            </w:pPr>
            <w:r>
              <w:rPr>
                <w:rFonts w:hint="eastAsia"/>
              </w:rPr>
              <w:t>食物的总价</w:t>
            </w:r>
          </w:p>
        </w:tc>
      </w:tr>
      <w:tr w:rsidR="00935304">
        <w:trPr>
          <w:trHeight w:val="935"/>
          <w:jc w:val="center"/>
        </w:trPr>
        <w:tc>
          <w:tcPr>
            <w:tcW w:w="887" w:type="dxa"/>
            <w:vAlign w:val="center"/>
          </w:tcPr>
          <w:p w:rsidR="00935304" w:rsidRDefault="00972471">
            <w:pPr>
              <w:spacing w:line="360" w:lineRule="auto"/>
              <w:jc w:val="center"/>
              <w:outlineLvl w:val="1"/>
            </w:pPr>
            <w:r>
              <w:rPr>
                <w:rFonts w:hint="eastAsia"/>
              </w:rPr>
              <w:t>13</w:t>
            </w:r>
          </w:p>
        </w:tc>
        <w:tc>
          <w:tcPr>
            <w:tcW w:w="1733" w:type="dxa"/>
            <w:vAlign w:val="center"/>
          </w:tcPr>
          <w:p w:rsidR="00935304" w:rsidRDefault="00972471">
            <w:pPr>
              <w:spacing w:line="360" w:lineRule="auto"/>
              <w:jc w:val="center"/>
              <w:outlineLvl w:val="1"/>
            </w:pPr>
            <w:r>
              <w:rPr>
                <w:rFonts w:hint="eastAsia"/>
              </w:rPr>
              <w:t>Userpwd</w:t>
            </w:r>
          </w:p>
        </w:tc>
        <w:tc>
          <w:tcPr>
            <w:tcW w:w="2057" w:type="dxa"/>
            <w:vAlign w:val="center"/>
          </w:tcPr>
          <w:p w:rsidR="00935304" w:rsidRDefault="00972471">
            <w:pPr>
              <w:spacing w:line="360" w:lineRule="auto"/>
              <w:jc w:val="center"/>
              <w:outlineLvl w:val="1"/>
            </w:pPr>
            <w:r>
              <w:rPr>
                <w:rFonts w:hint="eastAsia"/>
              </w:rPr>
              <w:t>int(</w:t>
            </w:r>
            <w:ins w:id="94" w:author="xb21cn" w:date="2018-06-01T22:10:00Z">
              <w:r w:rsidR="00230D7B">
                <w:rPr>
                  <w:rFonts w:hint="eastAsia"/>
                </w:rPr>
                <w:t>15</w:t>
              </w:r>
            </w:ins>
            <w:del w:id="95" w:author="xb21cn" w:date="2018-06-01T22:10:00Z">
              <w:r w:rsidDel="00230D7B">
                <w:rPr>
                  <w:rFonts w:hint="eastAsia"/>
                </w:rPr>
                <w:delText>8</w:delText>
              </w:r>
            </w:del>
            <w:r>
              <w:rPr>
                <w:rFonts w:hint="eastAsia"/>
              </w:rPr>
              <w:t>)</w:t>
            </w:r>
          </w:p>
        </w:tc>
        <w:tc>
          <w:tcPr>
            <w:tcW w:w="3844" w:type="dxa"/>
            <w:vAlign w:val="center"/>
          </w:tcPr>
          <w:p w:rsidR="00935304" w:rsidRDefault="00972471">
            <w:pPr>
              <w:spacing w:line="360" w:lineRule="auto"/>
              <w:jc w:val="center"/>
              <w:outlineLvl w:val="1"/>
            </w:pPr>
            <w:r>
              <w:rPr>
                <w:rFonts w:hint="eastAsia"/>
              </w:rPr>
              <w:t>用户登陆密码</w:t>
            </w:r>
          </w:p>
        </w:tc>
      </w:tr>
      <w:tr w:rsidR="00935304">
        <w:trPr>
          <w:trHeight w:val="935"/>
          <w:jc w:val="center"/>
        </w:trPr>
        <w:tc>
          <w:tcPr>
            <w:tcW w:w="887" w:type="dxa"/>
            <w:vAlign w:val="center"/>
          </w:tcPr>
          <w:p w:rsidR="00935304" w:rsidRDefault="00972471">
            <w:pPr>
              <w:spacing w:line="360" w:lineRule="auto"/>
              <w:jc w:val="center"/>
              <w:outlineLvl w:val="1"/>
            </w:pPr>
            <w:r>
              <w:rPr>
                <w:rFonts w:hint="eastAsia"/>
              </w:rPr>
              <w:t>14</w:t>
            </w:r>
          </w:p>
        </w:tc>
        <w:tc>
          <w:tcPr>
            <w:tcW w:w="1733" w:type="dxa"/>
            <w:vAlign w:val="center"/>
          </w:tcPr>
          <w:p w:rsidR="00935304" w:rsidRDefault="00972471">
            <w:pPr>
              <w:spacing w:line="360" w:lineRule="auto"/>
              <w:jc w:val="center"/>
              <w:outlineLvl w:val="1"/>
            </w:pPr>
            <w:r>
              <w:rPr>
                <w:rFonts w:hint="eastAsia"/>
              </w:rPr>
              <w:t>Storepwd</w:t>
            </w:r>
          </w:p>
        </w:tc>
        <w:tc>
          <w:tcPr>
            <w:tcW w:w="2057" w:type="dxa"/>
            <w:vAlign w:val="center"/>
          </w:tcPr>
          <w:p w:rsidR="00935304" w:rsidRDefault="00972471">
            <w:pPr>
              <w:spacing w:line="360" w:lineRule="auto"/>
              <w:jc w:val="center"/>
              <w:outlineLvl w:val="1"/>
            </w:pPr>
            <w:r>
              <w:rPr>
                <w:rFonts w:hint="eastAsia"/>
              </w:rPr>
              <w:t>int(</w:t>
            </w:r>
            <w:ins w:id="96" w:author="xb21cn" w:date="2018-06-01T22:10:00Z">
              <w:r w:rsidR="00230D7B">
                <w:rPr>
                  <w:rFonts w:hint="eastAsia"/>
                </w:rPr>
                <w:t>15</w:t>
              </w:r>
            </w:ins>
            <w:del w:id="97" w:author="xb21cn" w:date="2018-06-01T22:10:00Z">
              <w:r w:rsidDel="00230D7B">
                <w:rPr>
                  <w:rFonts w:hint="eastAsia"/>
                </w:rPr>
                <w:delText>8</w:delText>
              </w:r>
            </w:del>
            <w:r>
              <w:rPr>
                <w:rFonts w:hint="eastAsia"/>
              </w:rPr>
              <w:t>)</w:t>
            </w:r>
          </w:p>
        </w:tc>
        <w:tc>
          <w:tcPr>
            <w:tcW w:w="3844" w:type="dxa"/>
            <w:vAlign w:val="center"/>
          </w:tcPr>
          <w:p w:rsidR="00935304" w:rsidRDefault="00972471">
            <w:pPr>
              <w:spacing w:line="360" w:lineRule="auto"/>
              <w:jc w:val="center"/>
              <w:outlineLvl w:val="1"/>
            </w:pPr>
            <w:r>
              <w:rPr>
                <w:rFonts w:hint="eastAsia"/>
              </w:rPr>
              <w:t>店铺登陆密码</w:t>
            </w:r>
          </w:p>
        </w:tc>
      </w:tr>
      <w:tr w:rsidR="00935304">
        <w:trPr>
          <w:trHeight w:val="935"/>
          <w:jc w:val="center"/>
        </w:trPr>
        <w:tc>
          <w:tcPr>
            <w:tcW w:w="887" w:type="dxa"/>
            <w:vAlign w:val="center"/>
          </w:tcPr>
          <w:p w:rsidR="00935304" w:rsidRDefault="00972471">
            <w:pPr>
              <w:spacing w:line="360" w:lineRule="auto"/>
              <w:jc w:val="center"/>
              <w:outlineLvl w:val="1"/>
            </w:pPr>
            <w:r>
              <w:rPr>
                <w:rFonts w:hint="eastAsia"/>
              </w:rPr>
              <w:t>15</w:t>
            </w:r>
          </w:p>
        </w:tc>
        <w:tc>
          <w:tcPr>
            <w:tcW w:w="1733" w:type="dxa"/>
            <w:vAlign w:val="center"/>
          </w:tcPr>
          <w:p w:rsidR="00935304" w:rsidRDefault="00972471">
            <w:pPr>
              <w:spacing w:line="360" w:lineRule="auto"/>
              <w:jc w:val="center"/>
              <w:outlineLvl w:val="1"/>
            </w:pPr>
            <w:r>
              <w:rPr>
                <w:rFonts w:hint="eastAsia"/>
              </w:rPr>
              <w:t>OrderID</w:t>
            </w:r>
          </w:p>
        </w:tc>
        <w:tc>
          <w:tcPr>
            <w:tcW w:w="2057" w:type="dxa"/>
            <w:vAlign w:val="center"/>
          </w:tcPr>
          <w:p w:rsidR="00935304" w:rsidRDefault="00972471">
            <w:pPr>
              <w:spacing w:line="360" w:lineRule="auto"/>
              <w:jc w:val="center"/>
              <w:outlineLvl w:val="1"/>
            </w:pPr>
            <w:r>
              <w:rPr>
                <w:rFonts w:hint="eastAsia"/>
              </w:rPr>
              <w:t>int(11)</w:t>
            </w:r>
          </w:p>
        </w:tc>
        <w:tc>
          <w:tcPr>
            <w:tcW w:w="3844" w:type="dxa"/>
            <w:vAlign w:val="center"/>
          </w:tcPr>
          <w:p w:rsidR="00935304" w:rsidRDefault="00972471">
            <w:pPr>
              <w:spacing w:line="360" w:lineRule="auto"/>
              <w:jc w:val="center"/>
              <w:outlineLvl w:val="1"/>
            </w:pPr>
            <w:r>
              <w:rPr>
                <w:rFonts w:hint="eastAsia"/>
              </w:rPr>
              <w:t>订单</w:t>
            </w:r>
            <w:r>
              <w:rPr>
                <w:rFonts w:hint="eastAsia"/>
              </w:rPr>
              <w:t>ID</w:t>
            </w:r>
            <w:r>
              <w:rPr>
                <w:rFonts w:hint="eastAsia"/>
              </w:rPr>
              <w:t>，唯一识别一单订单</w:t>
            </w:r>
          </w:p>
        </w:tc>
      </w:tr>
      <w:tr w:rsidR="00935304">
        <w:trPr>
          <w:trHeight w:val="935"/>
          <w:jc w:val="center"/>
        </w:trPr>
        <w:tc>
          <w:tcPr>
            <w:tcW w:w="887" w:type="dxa"/>
            <w:vAlign w:val="center"/>
          </w:tcPr>
          <w:p w:rsidR="00935304" w:rsidRDefault="00972471">
            <w:pPr>
              <w:spacing w:line="360" w:lineRule="auto"/>
              <w:jc w:val="center"/>
              <w:outlineLvl w:val="1"/>
            </w:pPr>
            <w:r>
              <w:rPr>
                <w:rFonts w:hint="eastAsia"/>
              </w:rPr>
              <w:t>16</w:t>
            </w:r>
          </w:p>
        </w:tc>
        <w:tc>
          <w:tcPr>
            <w:tcW w:w="1733" w:type="dxa"/>
            <w:vAlign w:val="center"/>
          </w:tcPr>
          <w:p w:rsidR="00935304" w:rsidRDefault="00972471">
            <w:pPr>
              <w:spacing w:line="360" w:lineRule="auto"/>
              <w:jc w:val="center"/>
              <w:outlineLvl w:val="1"/>
            </w:pPr>
            <w:r>
              <w:rPr>
                <w:rFonts w:hint="eastAsia"/>
              </w:rPr>
              <w:t>Admin</w:t>
            </w:r>
            <w:ins w:id="98" w:author="xb21cn" w:date="2018-06-01T22:10:00Z">
              <w:r w:rsidR="00230D7B">
                <w:rPr>
                  <w:rFonts w:hint="eastAsia"/>
                </w:rPr>
                <w:t>ID</w:t>
              </w:r>
            </w:ins>
          </w:p>
        </w:tc>
        <w:tc>
          <w:tcPr>
            <w:tcW w:w="2057" w:type="dxa"/>
            <w:vAlign w:val="center"/>
          </w:tcPr>
          <w:p w:rsidR="00935304" w:rsidRDefault="00972471">
            <w:pPr>
              <w:spacing w:line="360" w:lineRule="auto"/>
              <w:jc w:val="center"/>
              <w:outlineLvl w:val="1"/>
            </w:pPr>
            <w:r>
              <w:rPr>
                <w:rFonts w:hint="eastAsia"/>
              </w:rPr>
              <w:t>int(11)</w:t>
            </w:r>
          </w:p>
        </w:tc>
        <w:tc>
          <w:tcPr>
            <w:tcW w:w="3844" w:type="dxa"/>
            <w:vAlign w:val="center"/>
          </w:tcPr>
          <w:p w:rsidR="00935304" w:rsidRDefault="00972471">
            <w:pPr>
              <w:spacing w:line="360" w:lineRule="auto"/>
              <w:jc w:val="center"/>
              <w:outlineLvl w:val="1"/>
            </w:pPr>
            <w:r>
              <w:rPr>
                <w:rFonts w:hint="eastAsia"/>
              </w:rPr>
              <w:t>管理员</w:t>
            </w:r>
            <w:r>
              <w:rPr>
                <w:rFonts w:hint="eastAsia"/>
              </w:rPr>
              <w:t>ID</w:t>
            </w:r>
            <w:r>
              <w:rPr>
                <w:rFonts w:hint="eastAsia"/>
              </w:rPr>
              <w:t>，唯一标识一名管理员</w:t>
            </w:r>
          </w:p>
        </w:tc>
      </w:tr>
      <w:tr w:rsidR="00935304">
        <w:trPr>
          <w:trHeight w:val="935"/>
          <w:jc w:val="center"/>
        </w:trPr>
        <w:tc>
          <w:tcPr>
            <w:tcW w:w="887" w:type="dxa"/>
            <w:vAlign w:val="center"/>
          </w:tcPr>
          <w:p w:rsidR="00935304" w:rsidRDefault="00972471">
            <w:pPr>
              <w:spacing w:line="360" w:lineRule="auto"/>
              <w:jc w:val="center"/>
              <w:outlineLvl w:val="1"/>
            </w:pPr>
            <w:r>
              <w:rPr>
                <w:rFonts w:hint="eastAsia"/>
              </w:rPr>
              <w:lastRenderedPageBreak/>
              <w:t>17</w:t>
            </w:r>
          </w:p>
        </w:tc>
        <w:tc>
          <w:tcPr>
            <w:tcW w:w="1733" w:type="dxa"/>
            <w:vAlign w:val="center"/>
          </w:tcPr>
          <w:p w:rsidR="00935304" w:rsidRDefault="00972471">
            <w:pPr>
              <w:spacing w:line="360" w:lineRule="auto"/>
              <w:jc w:val="center"/>
              <w:outlineLvl w:val="1"/>
            </w:pPr>
            <w:r>
              <w:rPr>
                <w:rFonts w:hint="eastAsia"/>
              </w:rPr>
              <w:t>Adminpwd</w:t>
            </w:r>
          </w:p>
        </w:tc>
        <w:tc>
          <w:tcPr>
            <w:tcW w:w="2057" w:type="dxa"/>
            <w:vAlign w:val="center"/>
          </w:tcPr>
          <w:p w:rsidR="00935304" w:rsidRDefault="00972471">
            <w:pPr>
              <w:spacing w:line="360" w:lineRule="auto"/>
              <w:jc w:val="center"/>
              <w:outlineLvl w:val="1"/>
            </w:pPr>
            <w:r>
              <w:rPr>
                <w:rFonts w:hint="eastAsia"/>
              </w:rPr>
              <w:t>Int(8)</w:t>
            </w:r>
          </w:p>
        </w:tc>
        <w:tc>
          <w:tcPr>
            <w:tcW w:w="3844" w:type="dxa"/>
            <w:vAlign w:val="center"/>
          </w:tcPr>
          <w:p w:rsidR="00935304" w:rsidRDefault="00972471">
            <w:pPr>
              <w:spacing w:line="360" w:lineRule="auto"/>
              <w:jc w:val="center"/>
              <w:outlineLvl w:val="1"/>
            </w:pPr>
            <w:r>
              <w:rPr>
                <w:rFonts w:hint="eastAsia"/>
              </w:rPr>
              <w:t>管理员密码</w:t>
            </w:r>
          </w:p>
        </w:tc>
      </w:tr>
      <w:tr w:rsidR="00230D7B">
        <w:trPr>
          <w:trHeight w:val="935"/>
          <w:jc w:val="center"/>
          <w:ins w:id="99" w:author="xb21cn" w:date="2018-06-01T22:14:00Z"/>
        </w:trPr>
        <w:tc>
          <w:tcPr>
            <w:tcW w:w="887" w:type="dxa"/>
            <w:vAlign w:val="center"/>
          </w:tcPr>
          <w:p w:rsidR="00230D7B" w:rsidRDefault="00230D7B">
            <w:pPr>
              <w:spacing w:line="360" w:lineRule="auto"/>
              <w:jc w:val="center"/>
              <w:outlineLvl w:val="1"/>
              <w:rPr>
                <w:ins w:id="100" w:author="xb21cn" w:date="2018-06-01T22:14:00Z"/>
              </w:rPr>
            </w:pPr>
            <w:ins w:id="101" w:author="xb21cn" w:date="2018-06-01T22:14:00Z">
              <w:r>
                <w:rPr>
                  <w:rFonts w:hint="eastAsia"/>
                </w:rPr>
                <w:t>18</w:t>
              </w:r>
            </w:ins>
          </w:p>
        </w:tc>
        <w:tc>
          <w:tcPr>
            <w:tcW w:w="1733" w:type="dxa"/>
            <w:vAlign w:val="center"/>
          </w:tcPr>
          <w:p w:rsidR="00230D7B" w:rsidRDefault="00230D7B">
            <w:pPr>
              <w:spacing w:line="360" w:lineRule="auto"/>
              <w:jc w:val="center"/>
              <w:outlineLvl w:val="1"/>
              <w:rPr>
                <w:ins w:id="102" w:author="xb21cn" w:date="2018-06-01T22:14:00Z"/>
              </w:rPr>
            </w:pPr>
            <w:ins w:id="103" w:author="xb21cn" w:date="2018-06-01T22:14:00Z">
              <w:r w:rsidRPr="00EA38C5">
                <w:rPr>
                  <w:rFonts w:hint="eastAsia"/>
                  <w:u w:val="single"/>
                </w:rPr>
                <w:t>CategoryID</w:t>
              </w:r>
            </w:ins>
          </w:p>
        </w:tc>
        <w:tc>
          <w:tcPr>
            <w:tcW w:w="2057" w:type="dxa"/>
            <w:vAlign w:val="center"/>
          </w:tcPr>
          <w:p w:rsidR="00230D7B" w:rsidRDefault="00230D7B">
            <w:pPr>
              <w:spacing w:line="360" w:lineRule="auto"/>
              <w:jc w:val="center"/>
              <w:outlineLvl w:val="1"/>
              <w:rPr>
                <w:ins w:id="104" w:author="xb21cn" w:date="2018-06-01T22:14:00Z"/>
              </w:rPr>
            </w:pPr>
            <w:ins w:id="105" w:author="xb21cn" w:date="2018-06-01T22:14:00Z">
              <w:r>
                <w:t>I</w:t>
              </w:r>
              <w:r>
                <w:rPr>
                  <w:rFonts w:hint="eastAsia"/>
                </w:rPr>
                <w:t>nt(11)</w:t>
              </w:r>
            </w:ins>
          </w:p>
        </w:tc>
        <w:tc>
          <w:tcPr>
            <w:tcW w:w="3844" w:type="dxa"/>
            <w:vAlign w:val="center"/>
          </w:tcPr>
          <w:p w:rsidR="00230D7B" w:rsidRDefault="00230D7B">
            <w:pPr>
              <w:spacing w:line="360" w:lineRule="auto"/>
              <w:jc w:val="center"/>
              <w:outlineLvl w:val="1"/>
              <w:rPr>
                <w:ins w:id="106" w:author="xb21cn" w:date="2018-06-01T22:14:00Z"/>
              </w:rPr>
            </w:pPr>
            <w:ins w:id="107" w:author="xb21cn" w:date="2018-06-01T22:14:00Z">
              <w:r>
                <w:rPr>
                  <w:rFonts w:hint="eastAsia"/>
                </w:rPr>
                <w:t>类别</w:t>
              </w:r>
              <w:r>
                <w:rPr>
                  <w:rFonts w:hint="eastAsia"/>
                </w:rPr>
                <w:t>ID</w:t>
              </w:r>
            </w:ins>
          </w:p>
        </w:tc>
      </w:tr>
      <w:tr w:rsidR="00230D7B">
        <w:trPr>
          <w:trHeight w:val="935"/>
          <w:jc w:val="center"/>
          <w:ins w:id="108" w:author="xb21cn" w:date="2018-06-01T22:14:00Z"/>
        </w:trPr>
        <w:tc>
          <w:tcPr>
            <w:tcW w:w="887" w:type="dxa"/>
            <w:vAlign w:val="center"/>
          </w:tcPr>
          <w:p w:rsidR="00230D7B" w:rsidRDefault="00230D7B">
            <w:pPr>
              <w:spacing w:line="360" w:lineRule="auto"/>
              <w:jc w:val="center"/>
              <w:outlineLvl w:val="1"/>
              <w:rPr>
                <w:ins w:id="109" w:author="xb21cn" w:date="2018-06-01T22:14:00Z"/>
              </w:rPr>
            </w:pPr>
            <w:ins w:id="110" w:author="xb21cn" w:date="2018-06-01T22:14:00Z">
              <w:r>
                <w:rPr>
                  <w:rFonts w:hint="eastAsia"/>
                </w:rPr>
                <w:t>19</w:t>
              </w:r>
            </w:ins>
          </w:p>
        </w:tc>
        <w:tc>
          <w:tcPr>
            <w:tcW w:w="1733" w:type="dxa"/>
            <w:vAlign w:val="center"/>
          </w:tcPr>
          <w:p w:rsidR="00230D7B" w:rsidRDefault="00230D7B">
            <w:pPr>
              <w:spacing w:line="360" w:lineRule="auto"/>
              <w:jc w:val="center"/>
              <w:outlineLvl w:val="1"/>
              <w:rPr>
                <w:ins w:id="111" w:author="xb21cn" w:date="2018-06-01T22:14:00Z"/>
              </w:rPr>
            </w:pPr>
            <w:ins w:id="112" w:author="xb21cn" w:date="2018-06-01T22:14:00Z">
              <w:r>
                <w:rPr>
                  <w:rFonts w:hint="eastAsia"/>
                </w:rPr>
                <w:t>CategoryName</w:t>
              </w:r>
            </w:ins>
          </w:p>
        </w:tc>
        <w:tc>
          <w:tcPr>
            <w:tcW w:w="2057" w:type="dxa"/>
            <w:vAlign w:val="center"/>
          </w:tcPr>
          <w:p w:rsidR="00230D7B" w:rsidRDefault="00230D7B">
            <w:pPr>
              <w:spacing w:line="360" w:lineRule="auto"/>
              <w:jc w:val="center"/>
              <w:outlineLvl w:val="1"/>
              <w:rPr>
                <w:ins w:id="113" w:author="xb21cn" w:date="2018-06-01T22:14:00Z"/>
              </w:rPr>
            </w:pPr>
            <w:ins w:id="114" w:author="xb21cn" w:date="2018-06-01T22:14:00Z">
              <w:r>
                <w:rPr>
                  <w:rFonts w:hint="eastAsia"/>
                </w:rPr>
                <w:t>varchar(16)</w:t>
              </w:r>
            </w:ins>
          </w:p>
        </w:tc>
        <w:tc>
          <w:tcPr>
            <w:tcW w:w="3844" w:type="dxa"/>
            <w:vAlign w:val="center"/>
          </w:tcPr>
          <w:p w:rsidR="00230D7B" w:rsidRDefault="00230D7B">
            <w:pPr>
              <w:spacing w:line="360" w:lineRule="auto"/>
              <w:jc w:val="center"/>
              <w:outlineLvl w:val="1"/>
              <w:rPr>
                <w:ins w:id="115" w:author="xb21cn" w:date="2018-06-01T22:14:00Z"/>
              </w:rPr>
            </w:pPr>
            <w:ins w:id="116" w:author="xb21cn" w:date="2018-06-01T22:14:00Z">
              <w:r>
                <w:rPr>
                  <w:rFonts w:hint="eastAsia"/>
                </w:rPr>
                <w:t>类别名字</w:t>
              </w:r>
            </w:ins>
          </w:p>
        </w:tc>
      </w:tr>
      <w:tr w:rsidR="00230D7B">
        <w:trPr>
          <w:trHeight w:val="935"/>
          <w:jc w:val="center"/>
          <w:ins w:id="117" w:author="xb21cn" w:date="2018-06-01T22:11:00Z"/>
        </w:trPr>
        <w:tc>
          <w:tcPr>
            <w:tcW w:w="887" w:type="dxa"/>
            <w:vAlign w:val="center"/>
          </w:tcPr>
          <w:p w:rsidR="00230D7B" w:rsidRDefault="00230D7B">
            <w:pPr>
              <w:spacing w:line="360" w:lineRule="auto"/>
              <w:jc w:val="center"/>
              <w:outlineLvl w:val="1"/>
              <w:rPr>
                <w:ins w:id="118" w:author="xb21cn" w:date="2018-06-01T22:11:00Z"/>
              </w:rPr>
            </w:pPr>
            <w:ins w:id="119" w:author="xb21cn" w:date="2018-06-01T22:14:00Z">
              <w:r>
                <w:rPr>
                  <w:rFonts w:hint="eastAsia"/>
                </w:rPr>
                <w:t>20</w:t>
              </w:r>
            </w:ins>
          </w:p>
        </w:tc>
        <w:tc>
          <w:tcPr>
            <w:tcW w:w="1733" w:type="dxa"/>
            <w:vAlign w:val="center"/>
          </w:tcPr>
          <w:p w:rsidR="00230D7B" w:rsidRDefault="00230D7B">
            <w:pPr>
              <w:spacing w:line="360" w:lineRule="auto"/>
              <w:jc w:val="center"/>
              <w:outlineLvl w:val="1"/>
              <w:rPr>
                <w:ins w:id="120" w:author="xb21cn" w:date="2018-06-01T22:11:00Z"/>
              </w:rPr>
            </w:pPr>
            <w:ins w:id="121" w:author="xb21cn" w:date="2018-06-01T22:14:00Z">
              <w:r>
                <w:rPr>
                  <w:rFonts w:hint="eastAsia"/>
                </w:rPr>
                <w:t>FoodP</w:t>
              </w:r>
            </w:ins>
            <w:ins w:id="122" w:author="xb21cn" w:date="2018-06-01T22:15:00Z">
              <w:r>
                <w:rPr>
                  <w:rFonts w:hint="eastAsia"/>
                </w:rPr>
                <w:t>icture</w:t>
              </w:r>
            </w:ins>
          </w:p>
        </w:tc>
        <w:tc>
          <w:tcPr>
            <w:tcW w:w="2057" w:type="dxa"/>
            <w:vAlign w:val="center"/>
          </w:tcPr>
          <w:p w:rsidR="00230D7B" w:rsidRDefault="00230D7B">
            <w:pPr>
              <w:spacing w:line="360" w:lineRule="auto"/>
              <w:jc w:val="center"/>
              <w:outlineLvl w:val="1"/>
              <w:rPr>
                <w:ins w:id="123" w:author="xb21cn" w:date="2018-06-01T22:11:00Z"/>
              </w:rPr>
            </w:pPr>
            <w:ins w:id="124" w:author="xb21cn" w:date="2018-06-01T22:14:00Z">
              <w:r>
                <w:rPr>
                  <w:rFonts w:hint="eastAsia"/>
                </w:rPr>
                <w:t>varchar(</w:t>
              </w:r>
            </w:ins>
            <w:ins w:id="125" w:author="xb21cn" w:date="2018-06-01T22:15:00Z">
              <w:r>
                <w:rPr>
                  <w:rFonts w:hint="eastAsia"/>
                </w:rPr>
                <w:t>200</w:t>
              </w:r>
            </w:ins>
            <w:ins w:id="126" w:author="xb21cn" w:date="2018-06-01T22:14:00Z">
              <w:r>
                <w:rPr>
                  <w:rFonts w:hint="eastAsia"/>
                </w:rPr>
                <w:t>)</w:t>
              </w:r>
            </w:ins>
          </w:p>
        </w:tc>
        <w:tc>
          <w:tcPr>
            <w:tcW w:w="3844" w:type="dxa"/>
            <w:vAlign w:val="center"/>
          </w:tcPr>
          <w:p w:rsidR="00230D7B" w:rsidRDefault="00230D7B">
            <w:pPr>
              <w:spacing w:line="360" w:lineRule="auto"/>
              <w:jc w:val="center"/>
              <w:outlineLvl w:val="1"/>
              <w:rPr>
                <w:ins w:id="127" w:author="xb21cn" w:date="2018-06-01T22:11:00Z"/>
              </w:rPr>
            </w:pPr>
            <w:ins w:id="128" w:author="xb21cn" w:date="2018-06-01T22:15:00Z">
              <w:r>
                <w:rPr>
                  <w:rFonts w:hint="eastAsia"/>
                </w:rPr>
                <w:t>食物图片</w:t>
              </w:r>
              <w:r>
                <w:rPr>
                  <w:rFonts w:hint="eastAsia"/>
                </w:rPr>
                <w:t>URL</w:t>
              </w:r>
            </w:ins>
          </w:p>
        </w:tc>
      </w:tr>
      <w:tr w:rsidR="00230D7B">
        <w:trPr>
          <w:trHeight w:val="935"/>
          <w:jc w:val="center"/>
          <w:ins w:id="129" w:author="xb21cn" w:date="2018-06-01T22:11:00Z"/>
        </w:trPr>
        <w:tc>
          <w:tcPr>
            <w:tcW w:w="887" w:type="dxa"/>
            <w:vAlign w:val="center"/>
          </w:tcPr>
          <w:p w:rsidR="00230D7B" w:rsidRDefault="00230D7B">
            <w:pPr>
              <w:spacing w:line="360" w:lineRule="auto"/>
              <w:jc w:val="center"/>
              <w:outlineLvl w:val="1"/>
              <w:rPr>
                <w:ins w:id="130" w:author="xb21cn" w:date="2018-06-01T22:11:00Z"/>
              </w:rPr>
            </w:pPr>
            <w:ins w:id="131" w:author="xb21cn" w:date="2018-06-01T22:14:00Z">
              <w:r>
                <w:rPr>
                  <w:rFonts w:hint="eastAsia"/>
                </w:rPr>
                <w:t>21</w:t>
              </w:r>
            </w:ins>
          </w:p>
        </w:tc>
        <w:tc>
          <w:tcPr>
            <w:tcW w:w="1733" w:type="dxa"/>
            <w:vAlign w:val="center"/>
          </w:tcPr>
          <w:p w:rsidR="00230D7B" w:rsidRDefault="00230D7B">
            <w:pPr>
              <w:spacing w:line="360" w:lineRule="auto"/>
              <w:jc w:val="center"/>
              <w:outlineLvl w:val="1"/>
              <w:rPr>
                <w:ins w:id="132" w:author="xb21cn" w:date="2018-06-01T22:11:00Z"/>
              </w:rPr>
            </w:pPr>
            <w:ins w:id="133" w:author="xb21cn" w:date="2018-06-01T22:15:00Z">
              <w:r>
                <w:rPr>
                  <w:rFonts w:hint="eastAsia"/>
                </w:rPr>
                <w:t>StorePicture</w:t>
              </w:r>
            </w:ins>
          </w:p>
        </w:tc>
        <w:tc>
          <w:tcPr>
            <w:tcW w:w="2057" w:type="dxa"/>
            <w:vAlign w:val="center"/>
          </w:tcPr>
          <w:p w:rsidR="00230D7B" w:rsidRDefault="00230D7B">
            <w:pPr>
              <w:spacing w:line="360" w:lineRule="auto"/>
              <w:jc w:val="center"/>
              <w:outlineLvl w:val="1"/>
              <w:rPr>
                <w:ins w:id="134" w:author="xb21cn" w:date="2018-06-01T22:11:00Z"/>
              </w:rPr>
            </w:pPr>
            <w:ins w:id="135" w:author="xb21cn" w:date="2018-06-01T22:14:00Z">
              <w:r>
                <w:rPr>
                  <w:rFonts w:hint="eastAsia"/>
                </w:rPr>
                <w:t>varchar(</w:t>
              </w:r>
            </w:ins>
            <w:ins w:id="136" w:author="xb21cn" w:date="2018-06-01T22:15:00Z">
              <w:r>
                <w:rPr>
                  <w:rFonts w:hint="eastAsia"/>
                </w:rPr>
                <w:t>200</w:t>
              </w:r>
            </w:ins>
            <w:ins w:id="137" w:author="xb21cn" w:date="2018-06-01T22:14:00Z">
              <w:r>
                <w:rPr>
                  <w:rFonts w:hint="eastAsia"/>
                </w:rPr>
                <w:t>)</w:t>
              </w:r>
            </w:ins>
          </w:p>
        </w:tc>
        <w:tc>
          <w:tcPr>
            <w:tcW w:w="3844" w:type="dxa"/>
            <w:vAlign w:val="center"/>
          </w:tcPr>
          <w:p w:rsidR="00230D7B" w:rsidRDefault="00230D7B">
            <w:pPr>
              <w:spacing w:line="360" w:lineRule="auto"/>
              <w:jc w:val="center"/>
              <w:outlineLvl w:val="1"/>
              <w:rPr>
                <w:ins w:id="138" w:author="xb21cn" w:date="2018-06-01T22:11:00Z"/>
              </w:rPr>
            </w:pPr>
            <w:ins w:id="139" w:author="xb21cn" w:date="2018-06-01T22:15:00Z">
              <w:r>
                <w:rPr>
                  <w:rFonts w:hint="eastAsia"/>
                </w:rPr>
                <w:t>店铺</w:t>
              </w:r>
            </w:ins>
            <w:ins w:id="140" w:author="xb21cn" w:date="2018-06-01T22:16:00Z">
              <w:r>
                <w:rPr>
                  <w:rFonts w:hint="eastAsia"/>
                </w:rPr>
                <w:t>Logo</w:t>
              </w:r>
              <w:r>
                <w:rPr>
                  <w:rFonts w:hint="eastAsia"/>
                </w:rPr>
                <w:t>图片</w:t>
              </w:r>
              <w:r>
                <w:rPr>
                  <w:rFonts w:hint="eastAsia"/>
                </w:rPr>
                <w:t>URL</w:t>
              </w:r>
            </w:ins>
          </w:p>
        </w:tc>
      </w:tr>
      <w:tr w:rsidR="00230D7B">
        <w:trPr>
          <w:trHeight w:val="935"/>
          <w:jc w:val="center"/>
          <w:ins w:id="141" w:author="xb21cn" w:date="2018-06-01T22:22:00Z"/>
        </w:trPr>
        <w:tc>
          <w:tcPr>
            <w:tcW w:w="887" w:type="dxa"/>
            <w:vAlign w:val="center"/>
          </w:tcPr>
          <w:p w:rsidR="00230D7B" w:rsidRDefault="00230D7B">
            <w:pPr>
              <w:spacing w:line="360" w:lineRule="auto"/>
              <w:jc w:val="center"/>
              <w:outlineLvl w:val="1"/>
              <w:rPr>
                <w:ins w:id="142" w:author="xb21cn" w:date="2018-06-01T22:22:00Z"/>
              </w:rPr>
            </w:pPr>
            <w:ins w:id="143" w:author="xb21cn" w:date="2018-06-01T22:22:00Z">
              <w:r>
                <w:rPr>
                  <w:rFonts w:hint="eastAsia"/>
                </w:rPr>
                <w:t>22</w:t>
              </w:r>
            </w:ins>
          </w:p>
        </w:tc>
        <w:tc>
          <w:tcPr>
            <w:tcW w:w="1733" w:type="dxa"/>
            <w:vAlign w:val="center"/>
          </w:tcPr>
          <w:p w:rsidR="00230D7B" w:rsidRDefault="00230D7B">
            <w:pPr>
              <w:spacing w:line="360" w:lineRule="auto"/>
              <w:jc w:val="center"/>
              <w:outlineLvl w:val="1"/>
              <w:rPr>
                <w:ins w:id="144" w:author="xb21cn" w:date="2018-06-01T22:22:00Z"/>
              </w:rPr>
            </w:pPr>
            <w:ins w:id="145" w:author="xb21cn" w:date="2018-06-01T22:22:00Z">
              <w:r>
                <w:rPr>
                  <w:rFonts w:hint="eastAsia"/>
                </w:rPr>
                <w:t>Comment</w:t>
              </w:r>
            </w:ins>
          </w:p>
        </w:tc>
        <w:tc>
          <w:tcPr>
            <w:tcW w:w="2057" w:type="dxa"/>
            <w:vAlign w:val="center"/>
          </w:tcPr>
          <w:p w:rsidR="00230D7B" w:rsidRDefault="00230D7B">
            <w:pPr>
              <w:spacing w:line="360" w:lineRule="auto"/>
              <w:jc w:val="center"/>
              <w:outlineLvl w:val="1"/>
              <w:rPr>
                <w:ins w:id="146" w:author="xb21cn" w:date="2018-06-01T22:22:00Z"/>
              </w:rPr>
            </w:pPr>
            <w:ins w:id="147" w:author="xb21cn" w:date="2018-06-01T22:22:00Z">
              <w:r>
                <w:t>V</w:t>
              </w:r>
              <w:r>
                <w:rPr>
                  <w:rFonts w:hint="eastAsia"/>
                </w:rPr>
                <w:t>archar(100)</w:t>
              </w:r>
            </w:ins>
          </w:p>
        </w:tc>
        <w:tc>
          <w:tcPr>
            <w:tcW w:w="3844" w:type="dxa"/>
            <w:vAlign w:val="center"/>
          </w:tcPr>
          <w:p w:rsidR="00230D7B" w:rsidRDefault="00230D7B">
            <w:pPr>
              <w:spacing w:line="360" w:lineRule="auto"/>
              <w:jc w:val="center"/>
              <w:outlineLvl w:val="1"/>
              <w:rPr>
                <w:ins w:id="148" w:author="xb21cn" w:date="2018-06-01T22:22:00Z"/>
              </w:rPr>
            </w:pPr>
            <w:ins w:id="149" w:author="xb21cn" w:date="2018-06-01T22:22:00Z">
              <w:r>
                <w:rPr>
                  <w:rFonts w:hint="eastAsia"/>
                </w:rPr>
                <w:t>评论</w:t>
              </w:r>
            </w:ins>
          </w:p>
        </w:tc>
      </w:tr>
      <w:tr w:rsidR="00230D7B">
        <w:trPr>
          <w:trHeight w:val="935"/>
          <w:jc w:val="center"/>
          <w:ins w:id="150" w:author="xb21cn" w:date="2018-06-01T22:23:00Z"/>
        </w:trPr>
        <w:tc>
          <w:tcPr>
            <w:tcW w:w="887" w:type="dxa"/>
            <w:vAlign w:val="center"/>
          </w:tcPr>
          <w:p w:rsidR="00230D7B" w:rsidRDefault="00230D7B">
            <w:pPr>
              <w:spacing w:line="360" w:lineRule="auto"/>
              <w:jc w:val="center"/>
              <w:outlineLvl w:val="1"/>
              <w:rPr>
                <w:ins w:id="151" w:author="xb21cn" w:date="2018-06-01T22:23:00Z"/>
              </w:rPr>
            </w:pPr>
            <w:ins w:id="152" w:author="xb21cn" w:date="2018-06-01T22:23:00Z">
              <w:r>
                <w:rPr>
                  <w:rFonts w:hint="eastAsia"/>
                </w:rPr>
                <w:t>23</w:t>
              </w:r>
            </w:ins>
          </w:p>
        </w:tc>
        <w:tc>
          <w:tcPr>
            <w:tcW w:w="1733" w:type="dxa"/>
            <w:vAlign w:val="center"/>
          </w:tcPr>
          <w:p w:rsidR="00230D7B" w:rsidRDefault="00230D7B">
            <w:pPr>
              <w:spacing w:line="360" w:lineRule="auto"/>
              <w:jc w:val="center"/>
              <w:outlineLvl w:val="1"/>
              <w:rPr>
                <w:ins w:id="153" w:author="xb21cn" w:date="2018-06-01T22:23:00Z"/>
              </w:rPr>
            </w:pPr>
            <w:ins w:id="154" w:author="xb21cn" w:date="2018-06-01T22:23:00Z">
              <w:r>
                <w:rPr>
                  <w:rFonts w:hint="eastAsia"/>
                </w:rPr>
                <w:t>StoreID</w:t>
              </w:r>
            </w:ins>
          </w:p>
        </w:tc>
        <w:tc>
          <w:tcPr>
            <w:tcW w:w="2057" w:type="dxa"/>
            <w:vAlign w:val="center"/>
          </w:tcPr>
          <w:p w:rsidR="00230D7B" w:rsidRDefault="00230D7B">
            <w:pPr>
              <w:spacing w:line="360" w:lineRule="auto"/>
              <w:jc w:val="center"/>
              <w:outlineLvl w:val="1"/>
              <w:rPr>
                <w:ins w:id="155" w:author="xb21cn" w:date="2018-06-01T22:23:00Z"/>
              </w:rPr>
            </w:pPr>
            <w:ins w:id="156" w:author="xb21cn" w:date="2018-06-01T22:23:00Z">
              <w:r>
                <w:t>Int</w:t>
              </w:r>
              <w:r>
                <w:rPr>
                  <w:rFonts w:hint="eastAsia"/>
                </w:rPr>
                <w:t>(11)</w:t>
              </w:r>
            </w:ins>
          </w:p>
        </w:tc>
        <w:tc>
          <w:tcPr>
            <w:tcW w:w="3844" w:type="dxa"/>
            <w:vAlign w:val="center"/>
          </w:tcPr>
          <w:p w:rsidR="00230D7B" w:rsidRDefault="00230D7B">
            <w:pPr>
              <w:spacing w:line="360" w:lineRule="auto"/>
              <w:jc w:val="center"/>
              <w:outlineLvl w:val="1"/>
              <w:rPr>
                <w:ins w:id="157" w:author="xb21cn" w:date="2018-06-01T22:23:00Z"/>
              </w:rPr>
            </w:pPr>
            <w:ins w:id="158" w:author="xb21cn" w:date="2018-06-01T22:23:00Z">
              <w:r>
                <w:rPr>
                  <w:rFonts w:hint="eastAsia"/>
                </w:rPr>
                <w:t>店铺</w:t>
              </w:r>
              <w:r>
                <w:rPr>
                  <w:rFonts w:hint="eastAsia"/>
                </w:rPr>
                <w:t>ID</w:t>
              </w:r>
            </w:ins>
          </w:p>
        </w:tc>
      </w:tr>
      <w:tr w:rsidR="00230D7B">
        <w:trPr>
          <w:trHeight w:val="935"/>
          <w:jc w:val="center"/>
          <w:ins w:id="159" w:author="xb21cn" w:date="2018-06-01T22:24:00Z"/>
        </w:trPr>
        <w:tc>
          <w:tcPr>
            <w:tcW w:w="887" w:type="dxa"/>
            <w:vAlign w:val="center"/>
          </w:tcPr>
          <w:p w:rsidR="00230D7B" w:rsidRDefault="00230D7B">
            <w:pPr>
              <w:spacing w:line="360" w:lineRule="auto"/>
              <w:jc w:val="center"/>
              <w:outlineLvl w:val="1"/>
              <w:rPr>
                <w:ins w:id="160" w:author="xb21cn" w:date="2018-06-01T22:24:00Z"/>
              </w:rPr>
            </w:pPr>
            <w:ins w:id="161" w:author="xb21cn" w:date="2018-06-01T22:24:00Z">
              <w:r>
                <w:rPr>
                  <w:rFonts w:hint="eastAsia"/>
                </w:rPr>
                <w:t>24</w:t>
              </w:r>
            </w:ins>
          </w:p>
        </w:tc>
        <w:tc>
          <w:tcPr>
            <w:tcW w:w="1733" w:type="dxa"/>
            <w:vAlign w:val="center"/>
          </w:tcPr>
          <w:p w:rsidR="00230D7B" w:rsidRDefault="00230D7B">
            <w:pPr>
              <w:spacing w:line="360" w:lineRule="auto"/>
              <w:jc w:val="center"/>
              <w:outlineLvl w:val="1"/>
              <w:rPr>
                <w:ins w:id="162" w:author="xb21cn" w:date="2018-06-01T22:24:00Z"/>
              </w:rPr>
            </w:pPr>
            <w:ins w:id="163" w:author="xb21cn" w:date="2018-06-01T22:24:00Z">
              <w:r>
                <w:rPr>
                  <w:rFonts w:hint="eastAsia"/>
                </w:rPr>
                <w:t>FoodID</w:t>
              </w:r>
            </w:ins>
          </w:p>
        </w:tc>
        <w:tc>
          <w:tcPr>
            <w:tcW w:w="2057" w:type="dxa"/>
            <w:vAlign w:val="center"/>
          </w:tcPr>
          <w:p w:rsidR="00230D7B" w:rsidRDefault="00230D7B">
            <w:pPr>
              <w:spacing w:line="360" w:lineRule="auto"/>
              <w:jc w:val="center"/>
              <w:outlineLvl w:val="1"/>
              <w:rPr>
                <w:ins w:id="164" w:author="xb21cn" w:date="2018-06-01T22:24:00Z"/>
              </w:rPr>
            </w:pPr>
            <w:ins w:id="165" w:author="xb21cn" w:date="2018-06-01T22:24:00Z">
              <w:r>
                <w:t>Int</w:t>
              </w:r>
              <w:r>
                <w:rPr>
                  <w:rFonts w:hint="eastAsia"/>
                </w:rPr>
                <w:t>(8)</w:t>
              </w:r>
            </w:ins>
          </w:p>
        </w:tc>
        <w:tc>
          <w:tcPr>
            <w:tcW w:w="3844" w:type="dxa"/>
            <w:vAlign w:val="center"/>
          </w:tcPr>
          <w:p w:rsidR="00230D7B" w:rsidRDefault="00230D7B">
            <w:pPr>
              <w:spacing w:line="360" w:lineRule="auto"/>
              <w:jc w:val="center"/>
              <w:outlineLvl w:val="1"/>
              <w:rPr>
                <w:ins w:id="166" w:author="xb21cn" w:date="2018-06-01T22:24:00Z"/>
              </w:rPr>
            </w:pPr>
            <w:ins w:id="167" w:author="xb21cn" w:date="2018-06-01T22:25:00Z">
              <w:r>
                <w:rPr>
                  <w:rFonts w:hint="eastAsia"/>
                </w:rPr>
                <w:t>食物</w:t>
              </w:r>
              <w:r>
                <w:rPr>
                  <w:rFonts w:hint="eastAsia"/>
                </w:rPr>
                <w:t>ID</w:t>
              </w:r>
            </w:ins>
          </w:p>
        </w:tc>
      </w:tr>
      <w:tr w:rsidR="00230D7B">
        <w:trPr>
          <w:trHeight w:val="935"/>
          <w:jc w:val="center"/>
          <w:ins w:id="168" w:author="xb21cn" w:date="2018-06-01T22:26:00Z"/>
        </w:trPr>
        <w:tc>
          <w:tcPr>
            <w:tcW w:w="887" w:type="dxa"/>
            <w:vAlign w:val="center"/>
          </w:tcPr>
          <w:p w:rsidR="00230D7B" w:rsidRDefault="00230D7B">
            <w:pPr>
              <w:spacing w:line="360" w:lineRule="auto"/>
              <w:jc w:val="center"/>
              <w:outlineLvl w:val="1"/>
              <w:rPr>
                <w:ins w:id="169" w:author="xb21cn" w:date="2018-06-01T22:26:00Z"/>
              </w:rPr>
            </w:pPr>
            <w:ins w:id="170" w:author="xb21cn" w:date="2018-06-01T22:26:00Z">
              <w:r>
                <w:rPr>
                  <w:rFonts w:hint="eastAsia"/>
                </w:rPr>
                <w:t>25</w:t>
              </w:r>
            </w:ins>
          </w:p>
        </w:tc>
        <w:tc>
          <w:tcPr>
            <w:tcW w:w="1733" w:type="dxa"/>
            <w:vAlign w:val="center"/>
          </w:tcPr>
          <w:p w:rsidR="00230D7B" w:rsidRDefault="00230D7B">
            <w:pPr>
              <w:spacing w:line="360" w:lineRule="auto"/>
              <w:jc w:val="center"/>
              <w:outlineLvl w:val="1"/>
              <w:rPr>
                <w:ins w:id="171" w:author="xb21cn" w:date="2018-06-01T22:26:00Z"/>
              </w:rPr>
            </w:pPr>
            <w:ins w:id="172" w:author="xb21cn" w:date="2018-06-01T22:26:00Z">
              <w:r>
                <w:rPr>
                  <w:rFonts w:hint="eastAsia"/>
                </w:rPr>
                <w:t>CommentID</w:t>
              </w:r>
            </w:ins>
          </w:p>
        </w:tc>
        <w:tc>
          <w:tcPr>
            <w:tcW w:w="2057" w:type="dxa"/>
            <w:vAlign w:val="center"/>
          </w:tcPr>
          <w:p w:rsidR="00230D7B" w:rsidRDefault="00230D7B">
            <w:pPr>
              <w:spacing w:line="360" w:lineRule="auto"/>
              <w:jc w:val="center"/>
              <w:outlineLvl w:val="1"/>
              <w:rPr>
                <w:ins w:id="173" w:author="xb21cn" w:date="2018-06-01T22:26:00Z"/>
              </w:rPr>
            </w:pPr>
            <w:ins w:id="174" w:author="xb21cn" w:date="2018-06-01T22:26:00Z">
              <w:r>
                <w:t>Int</w:t>
              </w:r>
              <w:r>
                <w:rPr>
                  <w:rFonts w:hint="eastAsia"/>
                </w:rPr>
                <w:t>(11)</w:t>
              </w:r>
            </w:ins>
          </w:p>
        </w:tc>
        <w:tc>
          <w:tcPr>
            <w:tcW w:w="3844" w:type="dxa"/>
            <w:vAlign w:val="center"/>
          </w:tcPr>
          <w:p w:rsidR="00230D7B" w:rsidRDefault="00230D7B">
            <w:pPr>
              <w:spacing w:line="360" w:lineRule="auto"/>
              <w:jc w:val="center"/>
              <w:outlineLvl w:val="1"/>
              <w:rPr>
                <w:ins w:id="175" w:author="xb21cn" w:date="2018-06-01T22:26:00Z"/>
              </w:rPr>
            </w:pPr>
            <w:ins w:id="176" w:author="xb21cn" w:date="2018-06-01T22:26:00Z">
              <w:r>
                <w:rPr>
                  <w:rFonts w:hint="eastAsia"/>
                </w:rPr>
                <w:t>评论</w:t>
              </w:r>
              <w:r>
                <w:rPr>
                  <w:rFonts w:hint="eastAsia"/>
                </w:rPr>
                <w:t>ID</w:t>
              </w:r>
            </w:ins>
          </w:p>
        </w:tc>
      </w:tr>
      <w:tr w:rsidR="00230D7B">
        <w:trPr>
          <w:trHeight w:val="935"/>
          <w:jc w:val="center"/>
          <w:ins w:id="177" w:author="xb21cn" w:date="2018-06-01T22:29:00Z"/>
        </w:trPr>
        <w:tc>
          <w:tcPr>
            <w:tcW w:w="887" w:type="dxa"/>
            <w:vAlign w:val="center"/>
          </w:tcPr>
          <w:p w:rsidR="00230D7B" w:rsidRDefault="00230D7B">
            <w:pPr>
              <w:spacing w:line="360" w:lineRule="auto"/>
              <w:jc w:val="center"/>
              <w:outlineLvl w:val="1"/>
              <w:rPr>
                <w:ins w:id="178" w:author="xb21cn" w:date="2018-06-01T22:29:00Z"/>
              </w:rPr>
            </w:pPr>
            <w:ins w:id="179" w:author="xb21cn" w:date="2018-06-01T22:29:00Z">
              <w:r>
                <w:rPr>
                  <w:rFonts w:hint="eastAsia"/>
                </w:rPr>
                <w:t>26</w:t>
              </w:r>
            </w:ins>
          </w:p>
        </w:tc>
        <w:tc>
          <w:tcPr>
            <w:tcW w:w="1733" w:type="dxa"/>
            <w:vAlign w:val="center"/>
          </w:tcPr>
          <w:p w:rsidR="00230D7B" w:rsidRDefault="00230D7B">
            <w:pPr>
              <w:spacing w:line="360" w:lineRule="auto"/>
              <w:jc w:val="center"/>
              <w:outlineLvl w:val="1"/>
              <w:rPr>
                <w:ins w:id="180" w:author="xb21cn" w:date="2018-06-01T22:29:00Z"/>
              </w:rPr>
            </w:pPr>
            <w:ins w:id="181" w:author="xb21cn" w:date="2018-06-01T22:34:00Z">
              <w:r>
                <w:rPr>
                  <w:rFonts w:hint="eastAsia"/>
                </w:rPr>
                <w:t>Person</w:t>
              </w:r>
            </w:ins>
            <w:ins w:id="182" w:author="xb21cn" w:date="2018-06-01T22:35:00Z">
              <w:r>
                <w:rPr>
                  <w:rFonts w:hint="eastAsia"/>
                </w:rPr>
                <w:t>nalName</w:t>
              </w:r>
            </w:ins>
          </w:p>
        </w:tc>
        <w:tc>
          <w:tcPr>
            <w:tcW w:w="2057" w:type="dxa"/>
            <w:vAlign w:val="center"/>
          </w:tcPr>
          <w:p w:rsidR="00230D7B" w:rsidRDefault="00230D7B">
            <w:pPr>
              <w:spacing w:line="360" w:lineRule="auto"/>
              <w:jc w:val="center"/>
              <w:outlineLvl w:val="1"/>
              <w:rPr>
                <w:ins w:id="183" w:author="xb21cn" w:date="2018-06-01T22:29:00Z"/>
              </w:rPr>
            </w:pPr>
            <w:ins w:id="184" w:author="xb21cn" w:date="2018-06-01T22:30:00Z">
              <w:r>
                <w:t>V</w:t>
              </w:r>
              <w:r>
                <w:rPr>
                  <w:rFonts w:hint="eastAsia"/>
                </w:rPr>
                <w:t>archar(20)</w:t>
              </w:r>
            </w:ins>
          </w:p>
        </w:tc>
        <w:tc>
          <w:tcPr>
            <w:tcW w:w="3844" w:type="dxa"/>
            <w:vAlign w:val="center"/>
          </w:tcPr>
          <w:p w:rsidR="00230D7B" w:rsidRDefault="00230D7B">
            <w:pPr>
              <w:spacing w:line="360" w:lineRule="auto"/>
              <w:jc w:val="center"/>
              <w:outlineLvl w:val="1"/>
              <w:rPr>
                <w:ins w:id="185" w:author="xb21cn" w:date="2018-06-01T22:29:00Z"/>
              </w:rPr>
            </w:pPr>
            <w:ins w:id="186" w:author="xb21cn" w:date="2018-06-01T22:29:00Z">
              <w:r>
                <w:rPr>
                  <w:rFonts w:hint="eastAsia"/>
                </w:rPr>
                <w:t>用户昵称</w:t>
              </w:r>
            </w:ins>
          </w:p>
        </w:tc>
      </w:tr>
      <w:tr w:rsidR="003A718B">
        <w:trPr>
          <w:trHeight w:val="935"/>
          <w:jc w:val="center"/>
          <w:ins w:id="187" w:author="xb21cn" w:date="2018-06-01T22:35:00Z"/>
        </w:trPr>
        <w:tc>
          <w:tcPr>
            <w:tcW w:w="887" w:type="dxa"/>
            <w:vAlign w:val="center"/>
          </w:tcPr>
          <w:p w:rsidR="003A718B" w:rsidRDefault="003A718B">
            <w:pPr>
              <w:spacing w:line="360" w:lineRule="auto"/>
              <w:jc w:val="center"/>
              <w:outlineLvl w:val="1"/>
              <w:rPr>
                <w:ins w:id="188" w:author="xb21cn" w:date="2018-06-01T22:35:00Z"/>
              </w:rPr>
            </w:pPr>
            <w:ins w:id="189" w:author="xb21cn" w:date="2018-06-01T22:35:00Z">
              <w:r>
                <w:rPr>
                  <w:rFonts w:hint="eastAsia"/>
                </w:rPr>
                <w:t>27</w:t>
              </w:r>
            </w:ins>
          </w:p>
        </w:tc>
        <w:tc>
          <w:tcPr>
            <w:tcW w:w="1733" w:type="dxa"/>
            <w:vAlign w:val="center"/>
          </w:tcPr>
          <w:p w:rsidR="003A718B" w:rsidRDefault="003A718B">
            <w:pPr>
              <w:spacing w:line="360" w:lineRule="auto"/>
              <w:jc w:val="center"/>
              <w:outlineLvl w:val="1"/>
              <w:rPr>
                <w:ins w:id="190" w:author="xb21cn" w:date="2018-06-01T22:35:00Z"/>
              </w:rPr>
            </w:pPr>
            <w:ins w:id="191" w:author="xb21cn" w:date="2018-06-01T22:35:00Z">
              <w:r>
                <w:rPr>
                  <w:rFonts w:hint="eastAsia"/>
                </w:rPr>
                <w:t>Order</w:t>
              </w:r>
            </w:ins>
            <w:ins w:id="192" w:author="xb21cn" w:date="2018-06-01T22:36:00Z">
              <w:r>
                <w:rPr>
                  <w:rFonts w:hint="eastAsia"/>
                </w:rPr>
                <w:t>Status</w:t>
              </w:r>
            </w:ins>
          </w:p>
        </w:tc>
        <w:tc>
          <w:tcPr>
            <w:tcW w:w="2057" w:type="dxa"/>
            <w:vAlign w:val="center"/>
          </w:tcPr>
          <w:p w:rsidR="003A718B" w:rsidRDefault="003A718B">
            <w:pPr>
              <w:spacing w:line="360" w:lineRule="auto"/>
              <w:jc w:val="center"/>
              <w:outlineLvl w:val="1"/>
              <w:rPr>
                <w:ins w:id="193" w:author="xb21cn" w:date="2018-06-01T22:35:00Z"/>
              </w:rPr>
            </w:pPr>
            <w:ins w:id="194" w:author="xb21cn" w:date="2018-06-01T22:36:00Z">
              <w:r>
                <w:t>I</w:t>
              </w:r>
              <w:r>
                <w:rPr>
                  <w:rFonts w:hint="eastAsia"/>
                </w:rPr>
                <w:t>nt(1)</w:t>
              </w:r>
            </w:ins>
          </w:p>
        </w:tc>
        <w:tc>
          <w:tcPr>
            <w:tcW w:w="3844" w:type="dxa"/>
            <w:vAlign w:val="center"/>
          </w:tcPr>
          <w:p w:rsidR="003A718B" w:rsidRDefault="003A718B">
            <w:pPr>
              <w:spacing w:line="360" w:lineRule="auto"/>
              <w:jc w:val="center"/>
              <w:outlineLvl w:val="1"/>
              <w:rPr>
                <w:ins w:id="195" w:author="xb21cn" w:date="2018-06-01T22:35:00Z"/>
              </w:rPr>
            </w:pPr>
            <w:ins w:id="196" w:author="xb21cn" w:date="2018-06-01T22:37:00Z">
              <w:r>
                <w:rPr>
                  <w:rFonts w:hint="eastAsia"/>
                </w:rPr>
                <w:t>订单状态（</w:t>
              </w:r>
              <w:r>
                <w:rPr>
                  <w:rFonts w:hint="eastAsia"/>
                </w:rPr>
                <w:t>1</w:t>
              </w:r>
              <w:r>
                <w:rPr>
                  <w:rFonts w:hint="eastAsia"/>
                </w:rPr>
                <w:t>代表已接单；</w:t>
              </w:r>
            </w:ins>
            <w:ins w:id="197" w:author="xb21cn" w:date="2018-06-01T22:38:00Z">
              <w:r>
                <w:rPr>
                  <w:rFonts w:hint="eastAsia"/>
                </w:rPr>
                <w:t>0</w:t>
              </w:r>
              <w:r>
                <w:rPr>
                  <w:rFonts w:hint="eastAsia"/>
                </w:rPr>
                <w:t>代表还未接单，</w:t>
              </w:r>
              <w:r>
                <w:rPr>
                  <w:rFonts w:hint="eastAsia"/>
                </w:rPr>
                <w:t>2</w:t>
              </w:r>
              <w:r>
                <w:rPr>
                  <w:rFonts w:hint="eastAsia"/>
                </w:rPr>
                <w:t>代表订单完成，</w:t>
              </w:r>
              <w:r>
                <w:rPr>
                  <w:rFonts w:hint="eastAsia"/>
                </w:rPr>
                <w:t>3</w:t>
              </w:r>
              <w:r>
                <w:rPr>
                  <w:rFonts w:hint="eastAsia"/>
                </w:rPr>
                <w:t>代表订单异常</w:t>
              </w:r>
            </w:ins>
            <w:ins w:id="198" w:author="xb21cn" w:date="2018-06-01T22:37:00Z">
              <w:r>
                <w:rPr>
                  <w:rFonts w:hint="eastAsia"/>
                </w:rPr>
                <w:t>）</w:t>
              </w:r>
            </w:ins>
          </w:p>
        </w:tc>
      </w:tr>
      <w:tr w:rsidR="0038497F">
        <w:trPr>
          <w:trHeight w:val="935"/>
          <w:jc w:val="center"/>
          <w:ins w:id="199" w:author="xb21cn" w:date="2018-06-01T22:44:00Z"/>
        </w:trPr>
        <w:tc>
          <w:tcPr>
            <w:tcW w:w="887" w:type="dxa"/>
            <w:vAlign w:val="center"/>
          </w:tcPr>
          <w:p w:rsidR="0038497F" w:rsidRPr="0038497F" w:rsidRDefault="0038497F">
            <w:pPr>
              <w:spacing w:line="360" w:lineRule="auto"/>
              <w:jc w:val="center"/>
              <w:outlineLvl w:val="1"/>
              <w:rPr>
                <w:ins w:id="200" w:author="xb21cn" w:date="2018-06-01T22:44:00Z"/>
              </w:rPr>
            </w:pPr>
            <w:ins w:id="201" w:author="xb21cn" w:date="2018-06-01T22:44:00Z">
              <w:r>
                <w:rPr>
                  <w:rFonts w:hint="eastAsia"/>
                </w:rPr>
                <w:t>2</w:t>
              </w:r>
            </w:ins>
            <w:ins w:id="202" w:author="xb21cn" w:date="2018-06-01T22:51:00Z">
              <w:r w:rsidR="00697869">
                <w:rPr>
                  <w:rFonts w:hint="eastAsia"/>
                </w:rPr>
                <w:t>8</w:t>
              </w:r>
            </w:ins>
          </w:p>
        </w:tc>
        <w:tc>
          <w:tcPr>
            <w:tcW w:w="1733" w:type="dxa"/>
            <w:vAlign w:val="center"/>
          </w:tcPr>
          <w:p w:rsidR="0038497F" w:rsidRDefault="0038497F">
            <w:pPr>
              <w:spacing w:line="360" w:lineRule="auto"/>
              <w:jc w:val="center"/>
              <w:outlineLvl w:val="1"/>
              <w:rPr>
                <w:ins w:id="203" w:author="xb21cn" w:date="2018-06-01T22:44:00Z"/>
              </w:rPr>
            </w:pPr>
            <w:ins w:id="204" w:author="xb21cn" w:date="2018-06-01T22:44:00Z">
              <w:r>
                <w:rPr>
                  <w:rFonts w:hint="eastAsia"/>
                </w:rPr>
                <w:t>OrderTime</w:t>
              </w:r>
            </w:ins>
          </w:p>
        </w:tc>
        <w:tc>
          <w:tcPr>
            <w:tcW w:w="2057" w:type="dxa"/>
            <w:vAlign w:val="center"/>
          </w:tcPr>
          <w:p w:rsidR="0038497F" w:rsidRDefault="0038497F">
            <w:pPr>
              <w:spacing w:line="360" w:lineRule="auto"/>
              <w:jc w:val="center"/>
              <w:outlineLvl w:val="1"/>
              <w:rPr>
                <w:ins w:id="205" w:author="xb21cn" w:date="2018-06-01T22:44:00Z"/>
              </w:rPr>
            </w:pPr>
            <w:ins w:id="206" w:author="xb21cn" w:date="2018-06-01T22:44:00Z">
              <w:r>
                <w:t>Time</w:t>
              </w:r>
            </w:ins>
          </w:p>
        </w:tc>
        <w:tc>
          <w:tcPr>
            <w:tcW w:w="3844" w:type="dxa"/>
            <w:vAlign w:val="center"/>
          </w:tcPr>
          <w:p w:rsidR="0038497F" w:rsidRDefault="0038497F">
            <w:pPr>
              <w:spacing w:line="360" w:lineRule="auto"/>
              <w:jc w:val="center"/>
              <w:outlineLvl w:val="1"/>
              <w:rPr>
                <w:ins w:id="207" w:author="xb21cn" w:date="2018-06-01T22:44:00Z"/>
              </w:rPr>
            </w:pPr>
            <w:ins w:id="208" w:author="xb21cn" w:date="2018-06-01T22:44:00Z">
              <w:r>
                <w:rPr>
                  <w:rFonts w:hint="eastAsia"/>
                </w:rPr>
                <w:t>下单时间</w:t>
              </w:r>
            </w:ins>
          </w:p>
        </w:tc>
      </w:tr>
      <w:tr w:rsidR="0038497F">
        <w:trPr>
          <w:trHeight w:val="935"/>
          <w:jc w:val="center"/>
          <w:ins w:id="209" w:author="xb21cn" w:date="2018-06-01T22:45:00Z"/>
        </w:trPr>
        <w:tc>
          <w:tcPr>
            <w:tcW w:w="887" w:type="dxa"/>
            <w:vAlign w:val="center"/>
          </w:tcPr>
          <w:p w:rsidR="0038497F" w:rsidRDefault="00697869">
            <w:pPr>
              <w:spacing w:line="360" w:lineRule="auto"/>
              <w:jc w:val="center"/>
              <w:outlineLvl w:val="1"/>
              <w:rPr>
                <w:ins w:id="210" w:author="xb21cn" w:date="2018-06-01T22:45:00Z"/>
              </w:rPr>
            </w:pPr>
            <w:ins w:id="211" w:author="xb21cn" w:date="2018-06-01T22:51:00Z">
              <w:r>
                <w:rPr>
                  <w:rFonts w:hint="eastAsia"/>
                </w:rPr>
                <w:t>29</w:t>
              </w:r>
            </w:ins>
          </w:p>
        </w:tc>
        <w:tc>
          <w:tcPr>
            <w:tcW w:w="1733" w:type="dxa"/>
            <w:vAlign w:val="center"/>
          </w:tcPr>
          <w:p w:rsidR="0038497F" w:rsidRDefault="0038497F">
            <w:pPr>
              <w:spacing w:line="360" w:lineRule="auto"/>
              <w:jc w:val="center"/>
              <w:outlineLvl w:val="1"/>
              <w:rPr>
                <w:ins w:id="212" w:author="xb21cn" w:date="2018-06-01T22:45:00Z"/>
              </w:rPr>
            </w:pPr>
            <w:ins w:id="213" w:author="xb21cn" w:date="2018-06-01T22:45:00Z">
              <w:r>
                <w:t>F</w:t>
              </w:r>
              <w:r>
                <w:rPr>
                  <w:rFonts w:hint="eastAsia"/>
                </w:rPr>
                <w:t>inishTime</w:t>
              </w:r>
            </w:ins>
          </w:p>
        </w:tc>
        <w:tc>
          <w:tcPr>
            <w:tcW w:w="2057" w:type="dxa"/>
            <w:vAlign w:val="center"/>
          </w:tcPr>
          <w:p w:rsidR="0038497F" w:rsidRDefault="0038497F">
            <w:pPr>
              <w:spacing w:line="360" w:lineRule="auto"/>
              <w:jc w:val="center"/>
              <w:outlineLvl w:val="1"/>
              <w:rPr>
                <w:ins w:id="214" w:author="xb21cn" w:date="2018-06-01T22:45:00Z"/>
              </w:rPr>
            </w:pPr>
            <w:ins w:id="215" w:author="xb21cn" w:date="2018-06-01T22:45:00Z">
              <w:r>
                <w:rPr>
                  <w:rFonts w:hint="eastAsia"/>
                </w:rPr>
                <w:t>Time</w:t>
              </w:r>
            </w:ins>
          </w:p>
        </w:tc>
        <w:tc>
          <w:tcPr>
            <w:tcW w:w="3844" w:type="dxa"/>
            <w:vAlign w:val="center"/>
          </w:tcPr>
          <w:p w:rsidR="0038497F" w:rsidRDefault="0038497F">
            <w:pPr>
              <w:spacing w:line="360" w:lineRule="auto"/>
              <w:jc w:val="center"/>
              <w:outlineLvl w:val="1"/>
              <w:rPr>
                <w:ins w:id="216" w:author="xb21cn" w:date="2018-06-01T22:45:00Z"/>
              </w:rPr>
            </w:pPr>
            <w:ins w:id="217" w:author="xb21cn" w:date="2018-06-01T22:45:00Z">
              <w:r>
                <w:rPr>
                  <w:rFonts w:hint="eastAsia"/>
                </w:rPr>
                <w:t>订单完成时间</w:t>
              </w:r>
              <w:r>
                <w:rPr>
                  <w:rFonts w:hint="eastAsia"/>
                </w:rPr>
                <w:t>(</w:t>
              </w:r>
              <w:r>
                <w:rPr>
                  <w:rFonts w:hint="eastAsia"/>
                </w:rPr>
                <w:t>包括订单异常终止的时间</w:t>
              </w:r>
              <w:r>
                <w:rPr>
                  <w:rFonts w:hint="eastAsia"/>
                </w:rPr>
                <w:t>)</w:t>
              </w:r>
            </w:ins>
          </w:p>
        </w:tc>
      </w:tr>
      <w:tr w:rsidR="001A2F6B">
        <w:trPr>
          <w:trHeight w:val="935"/>
          <w:jc w:val="center"/>
          <w:ins w:id="218" w:author="xb21cn" w:date="2018-06-01T23:13:00Z"/>
        </w:trPr>
        <w:tc>
          <w:tcPr>
            <w:tcW w:w="887" w:type="dxa"/>
            <w:vAlign w:val="center"/>
          </w:tcPr>
          <w:p w:rsidR="001A2F6B" w:rsidRDefault="001A2F6B">
            <w:pPr>
              <w:spacing w:line="360" w:lineRule="auto"/>
              <w:jc w:val="center"/>
              <w:outlineLvl w:val="1"/>
              <w:rPr>
                <w:ins w:id="219" w:author="xb21cn" w:date="2018-06-01T23:13:00Z"/>
                <w:rFonts w:hint="eastAsia"/>
              </w:rPr>
            </w:pPr>
            <w:ins w:id="220" w:author="xb21cn" w:date="2018-06-01T23:13:00Z">
              <w:r>
                <w:rPr>
                  <w:rFonts w:hint="eastAsia"/>
                </w:rPr>
                <w:t>30</w:t>
              </w:r>
            </w:ins>
          </w:p>
        </w:tc>
        <w:tc>
          <w:tcPr>
            <w:tcW w:w="1733" w:type="dxa"/>
            <w:vAlign w:val="center"/>
          </w:tcPr>
          <w:p w:rsidR="001A2F6B" w:rsidRDefault="001A2F6B">
            <w:pPr>
              <w:spacing w:line="360" w:lineRule="auto"/>
              <w:jc w:val="center"/>
              <w:outlineLvl w:val="1"/>
              <w:rPr>
                <w:ins w:id="221" w:author="xb21cn" w:date="2018-06-01T23:13:00Z"/>
              </w:rPr>
            </w:pPr>
            <w:ins w:id="222" w:author="xb21cn" w:date="2018-06-01T23:13:00Z">
              <w:r>
                <w:rPr>
                  <w:rFonts w:hint="eastAsia"/>
                </w:rPr>
                <w:t>OrderNumber</w:t>
              </w:r>
            </w:ins>
          </w:p>
        </w:tc>
        <w:tc>
          <w:tcPr>
            <w:tcW w:w="2057" w:type="dxa"/>
            <w:vAlign w:val="center"/>
          </w:tcPr>
          <w:p w:rsidR="001A2F6B" w:rsidRDefault="001A2F6B">
            <w:pPr>
              <w:spacing w:line="360" w:lineRule="auto"/>
              <w:jc w:val="center"/>
              <w:outlineLvl w:val="1"/>
              <w:rPr>
                <w:ins w:id="223" w:author="xb21cn" w:date="2018-06-01T23:13:00Z"/>
                <w:rFonts w:hint="eastAsia"/>
              </w:rPr>
            </w:pPr>
            <w:ins w:id="224" w:author="xb21cn" w:date="2018-06-01T23:13:00Z">
              <w:r>
                <w:t>I</w:t>
              </w:r>
              <w:r>
                <w:rPr>
                  <w:rFonts w:hint="eastAsia"/>
                </w:rPr>
                <w:t>nt(11)</w:t>
              </w:r>
            </w:ins>
          </w:p>
        </w:tc>
        <w:tc>
          <w:tcPr>
            <w:tcW w:w="3844" w:type="dxa"/>
            <w:vAlign w:val="center"/>
          </w:tcPr>
          <w:p w:rsidR="001A2F6B" w:rsidRDefault="001A2F6B">
            <w:pPr>
              <w:spacing w:line="360" w:lineRule="auto"/>
              <w:jc w:val="center"/>
              <w:outlineLvl w:val="1"/>
              <w:rPr>
                <w:ins w:id="225" w:author="xb21cn" w:date="2018-06-01T23:13:00Z"/>
                <w:rFonts w:hint="eastAsia"/>
              </w:rPr>
            </w:pPr>
            <w:ins w:id="226" w:author="xb21cn" w:date="2018-06-01T23:13:00Z">
              <w:r>
                <w:rPr>
                  <w:rFonts w:hint="eastAsia"/>
                </w:rPr>
                <w:t>订单号</w:t>
              </w:r>
            </w:ins>
          </w:p>
        </w:tc>
      </w:tr>
      <w:tr w:rsidR="001A2F6B">
        <w:trPr>
          <w:trHeight w:val="935"/>
          <w:jc w:val="center"/>
          <w:ins w:id="227" w:author="xb21cn" w:date="2018-06-01T23:20:00Z"/>
        </w:trPr>
        <w:tc>
          <w:tcPr>
            <w:tcW w:w="887" w:type="dxa"/>
            <w:vAlign w:val="center"/>
          </w:tcPr>
          <w:p w:rsidR="001A2F6B" w:rsidRDefault="001A2F6B">
            <w:pPr>
              <w:spacing w:line="360" w:lineRule="auto"/>
              <w:jc w:val="center"/>
              <w:outlineLvl w:val="1"/>
              <w:rPr>
                <w:ins w:id="228" w:author="xb21cn" w:date="2018-06-01T23:20:00Z"/>
                <w:rFonts w:hint="eastAsia"/>
              </w:rPr>
            </w:pPr>
            <w:ins w:id="229" w:author="xb21cn" w:date="2018-06-01T23:20:00Z">
              <w:r>
                <w:rPr>
                  <w:rFonts w:hint="eastAsia"/>
                </w:rPr>
                <w:lastRenderedPageBreak/>
                <w:t>31</w:t>
              </w:r>
            </w:ins>
          </w:p>
        </w:tc>
        <w:tc>
          <w:tcPr>
            <w:tcW w:w="1733" w:type="dxa"/>
            <w:vAlign w:val="center"/>
          </w:tcPr>
          <w:p w:rsidR="001A2F6B" w:rsidRDefault="001A2F6B">
            <w:pPr>
              <w:spacing w:line="360" w:lineRule="auto"/>
              <w:jc w:val="center"/>
              <w:outlineLvl w:val="1"/>
              <w:rPr>
                <w:ins w:id="230" w:author="xb21cn" w:date="2018-06-01T23:20:00Z"/>
                <w:rFonts w:hint="eastAsia"/>
              </w:rPr>
            </w:pPr>
            <w:ins w:id="231" w:author="xb21cn" w:date="2018-06-01T23:22:00Z">
              <w:r>
                <w:rPr>
                  <w:rFonts w:hint="eastAsia"/>
                </w:rPr>
                <w:t>FoodSelectNumber</w:t>
              </w:r>
            </w:ins>
          </w:p>
        </w:tc>
        <w:tc>
          <w:tcPr>
            <w:tcW w:w="2057" w:type="dxa"/>
            <w:vAlign w:val="center"/>
          </w:tcPr>
          <w:p w:rsidR="001A2F6B" w:rsidRDefault="001A2F6B">
            <w:pPr>
              <w:spacing w:line="360" w:lineRule="auto"/>
              <w:jc w:val="center"/>
              <w:outlineLvl w:val="1"/>
              <w:rPr>
                <w:ins w:id="232" w:author="xb21cn" w:date="2018-06-01T23:20:00Z"/>
              </w:rPr>
            </w:pPr>
            <w:ins w:id="233" w:author="xb21cn" w:date="2018-06-01T23:22:00Z">
              <w:r>
                <w:t>Int</w:t>
              </w:r>
              <w:r>
                <w:rPr>
                  <w:rFonts w:hint="eastAsia"/>
                </w:rPr>
                <w:t>(2)</w:t>
              </w:r>
            </w:ins>
          </w:p>
        </w:tc>
        <w:tc>
          <w:tcPr>
            <w:tcW w:w="3844" w:type="dxa"/>
            <w:vAlign w:val="center"/>
          </w:tcPr>
          <w:p w:rsidR="001A2F6B" w:rsidRDefault="001A2F6B">
            <w:pPr>
              <w:spacing w:line="360" w:lineRule="auto"/>
              <w:jc w:val="center"/>
              <w:outlineLvl w:val="1"/>
              <w:rPr>
                <w:ins w:id="234" w:author="xb21cn" w:date="2018-06-01T23:20:00Z"/>
                <w:rFonts w:hint="eastAsia"/>
              </w:rPr>
            </w:pPr>
            <w:ins w:id="235" w:author="xb21cn" w:date="2018-06-01T23:22:00Z">
              <w:r>
                <w:rPr>
                  <w:rFonts w:hint="eastAsia"/>
                </w:rPr>
                <w:t>选择的食物数量</w:t>
              </w:r>
            </w:ins>
          </w:p>
        </w:tc>
      </w:tr>
    </w:tbl>
    <w:p w:rsidR="00935304" w:rsidRDefault="00935304">
      <w:pPr>
        <w:spacing w:line="360" w:lineRule="auto"/>
        <w:ind w:left="420" w:firstLine="420"/>
        <w:outlineLvl w:val="1"/>
      </w:pPr>
    </w:p>
    <w:p w:rsidR="00935304" w:rsidRDefault="00972471">
      <w:pPr>
        <w:spacing w:line="360" w:lineRule="auto"/>
        <w:ind w:firstLine="420"/>
        <w:outlineLvl w:val="1"/>
      </w:pPr>
      <w:bookmarkStart w:id="236" w:name="_Toc23780_WPSOffice_Level2"/>
      <w:bookmarkStart w:id="237" w:name="_Toc6479_WPSOffice_Level2"/>
      <w:r>
        <w:rPr>
          <w:rFonts w:hint="eastAsia"/>
        </w:rPr>
        <w:t xml:space="preserve">4.2 </w:t>
      </w:r>
      <w:r>
        <w:rPr>
          <w:rFonts w:hint="eastAsia"/>
        </w:rPr>
        <w:t>数据间关系（关系模型）</w:t>
      </w:r>
      <w:bookmarkEnd w:id="236"/>
      <w:bookmarkEnd w:id="237"/>
    </w:p>
    <w:p w:rsidR="00935304" w:rsidRDefault="00972471">
      <w:pPr>
        <w:spacing w:line="360" w:lineRule="auto"/>
        <w:ind w:left="420" w:firstLine="420"/>
      </w:pPr>
      <w:r>
        <w:rPr>
          <w:rFonts w:hint="eastAsia"/>
        </w:rPr>
        <w:t>用户表（</w:t>
      </w:r>
      <w:r>
        <w:rPr>
          <w:rFonts w:hint="eastAsia"/>
          <w:u w:val="single"/>
        </w:rPr>
        <w:t>UserID</w:t>
      </w:r>
      <w:r>
        <w:rPr>
          <w:rFonts w:hint="eastAsia"/>
        </w:rPr>
        <w:t>，</w:t>
      </w:r>
      <w:r>
        <w:rPr>
          <w:rFonts w:hint="eastAsia"/>
        </w:rPr>
        <w:t>Userpwd</w:t>
      </w:r>
      <w:r>
        <w:rPr>
          <w:rFonts w:hint="eastAsia"/>
        </w:rPr>
        <w:t>，</w:t>
      </w:r>
      <w:r>
        <w:rPr>
          <w:rFonts w:hint="eastAsia"/>
        </w:rPr>
        <w:t>Username</w:t>
      </w:r>
      <w:r>
        <w:rPr>
          <w:rFonts w:hint="eastAsia"/>
        </w:rPr>
        <w:t>，</w:t>
      </w:r>
      <w:r>
        <w:rPr>
          <w:rFonts w:hint="eastAsia"/>
        </w:rPr>
        <w:t>Usertel</w:t>
      </w:r>
      <w:r>
        <w:rPr>
          <w:rFonts w:hint="eastAsia"/>
        </w:rPr>
        <w:t>，</w:t>
      </w:r>
      <w:r>
        <w:rPr>
          <w:rFonts w:hint="eastAsia"/>
        </w:rPr>
        <w:t>Useraddr</w:t>
      </w:r>
      <w:ins w:id="238" w:author="xb21cn" w:date="2018-06-01T22:35:00Z">
        <w:r w:rsidR="00230D7B">
          <w:rPr>
            <w:rFonts w:hint="eastAsia"/>
          </w:rPr>
          <w:t>,</w:t>
        </w:r>
        <w:r w:rsidR="00230D7B" w:rsidRPr="00230D7B">
          <w:rPr>
            <w:rFonts w:hint="eastAsia"/>
          </w:rPr>
          <w:t xml:space="preserve"> </w:t>
        </w:r>
        <w:r w:rsidR="00230D7B">
          <w:rPr>
            <w:rFonts w:hint="eastAsia"/>
          </w:rPr>
          <w:t>PersonnalName</w:t>
        </w:r>
      </w:ins>
      <w:ins w:id="239" w:author="xb21cn" w:date="2018-06-01T22:52:00Z">
        <w:r w:rsidR="00697869">
          <w:rPr>
            <w:rFonts w:hint="eastAsia"/>
          </w:rPr>
          <w:t>，</w:t>
        </w:r>
        <w:r w:rsidR="00697869">
          <w:rPr>
            <w:rFonts w:hint="eastAsia"/>
          </w:rPr>
          <w:t>CommentID#</w:t>
        </w:r>
      </w:ins>
      <w:r>
        <w:rPr>
          <w:rFonts w:hint="eastAsia"/>
        </w:rPr>
        <w:t>）</w:t>
      </w:r>
    </w:p>
    <w:p w:rsidR="00935304" w:rsidRDefault="00972471">
      <w:pPr>
        <w:spacing w:line="360" w:lineRule="auto"/>
        <w:ind w:left="420" w:firstLine="420"/>
      </w:pPr>
      <w:r>
        <w:rPr>
          <w:rFonts w:hint="eastAsia"/>
        </w:rPr>
        <w:t>店铺表（</w:t>
      </w:r>
      <w:ins w:id="240" w:author="xb21cn" w:date="2018-06-01T22:24:00Z">
        <w:r w:rsidR="00230D7B" w:rsidRPr="00230D7B">
          <w:rPr>
            <w:u w:val="single"/>
            <w:rPrChange w:id="241" w:author="xb21cn" w:date="2018-06-01T22:24:00Z">
              <w:rPr/>
            </w:rPrChange>
          </w:rPr>
          <w:t>StoreID</w:t>
        </w:r>
        <w:r w:rsidR="00230D7B">
          <w:rPr>
            <w:rFonts w:hint="eastAsia"/>
          </w:rPr>
          <w:t>，</w:t>
        </w:r>
      </w:ins>
      <w:r w:rsidRPr="00230D7B">
        <w:rPr>
          <w:rPrChange w:id="242" w:author="xb21cn" w:date="2018-06-01T22:23:00Z">
            <w:rPr>
              <w:u w:val="single"/>
            </w:rPr>
          </w:rPrChange>
        </w:rPr>
        <w:t>Storename</w:t>
      </w:r>
      <w:r>
        <w:rPr>
          <w:rFonts w:hint="eastAsia"/>
        </w:rPr>
        <w:t>，</w:t>
      </w:r>
      <w:r>
        <w:rPr>
          <w:rFonts w:hint="eastAsia"/>
        </w:rPr>
        <w:t>Storepwd</w:t>
      </w:r>
      <w:r>
        <w:rPr>
          <w:rFonts w:hint="eastAsia"/>
        </w:rPr>
        <w:t>，</w:t>
      </w:r>
      <w:r>
        <w:rPr>
          <w:rFonts w:hint="eastAsia"/>
        </w:rPr>
        <w:t>Storetel</w:t>
      </w:r>
      <w:r>
        <w:rPr>
          <w:rFonts w:hint="eastAsia"/>
        </w:rPr>
        <w:t>，</w:t>
      </w:r>
      <w:r>
        <w:rPr>
          <w:rFonts w:hint="eastAsia"/>
        </w:rPr>
        <w:t>Storestate</w:t>
      </w:r>
      <w:r>
        <w:rPr>
          <w:rFonts w:hint="eastAsia"/>
        </w:rPr>
        <w:t>，</w:t>
      </w:r>
      <w:r>
        <w:rPr>
          <w:rFonts w:hint="eastAsia"/>
        </w:rPr>
        <w:t>Storeaddr</w:t>
      </w:r>
      <w:r>
        <w:rPr>
          <w:rFonts w:hint="eastAsia"/>
        </w:rPr>
        <w:t>，</w:t>
      </w:r>
      <w:r>
        <w:rPr>
          <w:rFonts w:hint="eastAsia"/>
        </w:rPr>
        <w:t>Food#</w:t>
      </w:r>
      <w:ins w:id="243" w:author="xb21cn" w:date="2018-06-01T22:12:00Z">
        <w:r w:rsidR="00230D7B">
          <w:rPr>
            <w:rFonts w:hint="eastAsia"/>
          </w:rPr>
          <w:t>，</w:t>
        </w:r>
        <w:r w:rsidR="00230D7B">
          <w:rPr>
            <w:rFonts w:hint="eastAsia"/>
          </w:rPr>
          <w:t>CategoryID#</w:t>
        </w:r>
      </w:ins>
      <w:ins w:id="244" w:author="xb21cn" w:date="2018-06-01T22:16:00Z">
        <w:r w:rsidR="00230D7B">
          <w:rPr>
            <w:rFonts w:hint="eastAsia"/>
          </w:rPr>
          <w:t>，</w:t>
        </w:r>
        <w:r w:rsidR="00230D7B">
          <w:rPr>
            <w:rFonts w:hint="eastAsia"/>
          </w:rPr>
          <w:t>StorePicture</w:t>
        </w:r>
      </w:ins>
      <w:ins w:id="245" w:author="xb21cn" w:date="2018-06-01T22:53:00Z">
        <w:r w:rsidR="00697869">
          <w:rPr>
            <w:rFonts w:hint="eastAsia"/>
          </w:rPr>
          <w:t>，</w:t>
        </w:r>
        <w:r w:rsidR="00697869">
          <w:rPr>
            <w:rFonts w:hint="eastAsia"/>
          </w:rPr>
          <w:t>CommentID#</w:t>
        </w:r>
      </w:ins>
      <w:r>
        <w:rPr>
          <w:rFonts w:hint="eastAsia"/>
        </w:rPr>
        <w:t>）</w:t>
      </w:r>
    </w:p>
    <w:p w:rsidR="00935304" w:rsidRDefault="00972471">
      <w:pPr>
        <w:spacing w:line="360" w:lineRule="auto"/>
        <w:ind w:left="420" w:firstLine="420"/>
      </w:pPr>
      <w:r>
        <w:rPr>
          <w:rFonts w:hint="eastAsia"/>
        </w:rPr>
        <w:t>食物表（</w:t>
      </w:r>
      <w:r w:rsidRPr="00230D7B">
        <w:rPr>
          <w:rFonts w:hint="eastAsia"/>
          <w:u w:val="single"/>
        </w:rPr>
        <w:t>Food</w:t>
      </w:r>
      <w:ins w:id="246" w:author="xb21cn" w:date="2018-06-01T22:25:00Z">
        <w:r w:rsidR="00230D7B" w:rsidRPr="00230D7B">
          <w:rPr>
            <w:rFonts w:hint="eastAsia"/>
            <w:u w:val="single"/>
          </w:rPr>
          <w:t>ID</w:t>
        </w:r>
      </w:ins>
      <w:r>
        <w:rPr>
          <w:rFonts w:hint="eastAsia"/>
          <w:u w:val="single"/>
        </w:rPr>
        <w:t>，</w:t>
      </w:r>
      <w:ins w:id="247" w:author="xb21cn" w:date="2018-06-01T22:25:00Z">
        <w:r w:rsidR="00230D7B">
          <w:rPr>
            <w:rFonts w:hint="eastAsia"/>
            <w:u w:val="single"/>
          </w:rPr>
          <w:t>FoodName</w:t>
        </w:r>
        <w:r w:rsidR="00230D7B">
          <w:rPr>
            <w:rFonts w:hint="eastAsia"/>
            <w:u w:val="single"/>
          </w:rPr>
          <w:t>，</w:t>
        </w:r>
      </w:ins>
      <w:r>
        <w:rPr>
          <w:rFonts w:hint="eastAsia"/>
          <w:u w:val="single"/>
        </w:rPr>
        <w:t>Storename#</w:t>
      </w:r>
      <w:r>
        <w:rPr>
          <w:rFonts w:hint="eastAsia"/>
        </w:rPr>
        <w:t>，</w:t>
      </w:r>
      <w:ins w:id="248" w:author="xb21cn" w:date="2018-06-01T22:53:00Z">
        <w:r w:rsidR="00697869">
          <w:rPr>
            <w:rFonts w:hint="eastAsia"/>
          </w:rPr>
          <w:t>FoodStatus</w:t>
        </w:r>
      </w:ins>
      <w:del w:id="249" w:author="xb21cn" w:date="2018-06-01T22:53:00Z">
        <w:r w:rsidDel="00697869">
          <w:rPr>
            <w:rFonts w:hint="eastAsia"/>
          </w:rPr>
          <w:delText>Foodremain</w:delText>
        </w:r>
      </w:del>
      <w:r>
        <w:rPr>
          <w:rFonts w:hint="eastAsia"/>
        </w:rPr>
        <w:t>，</w:t>
      </w:r>
      <w:r>
        <w:rPr>
          <w:rFonts w:hint="eastAsia"/>
        </w:rPr>
        <w:t>Foodprice</w:t>
      </w:r>
      <w:del w:id="250" w:author="xb21cn" w:date="2018-06-01T22:12:00Z">
        <w:r w:rsidDel="00230D7B">
          <w:rPr>
            <w:rFonts w:hint="eastAsia"/>
          </w:rPr>
          <w:delText>，</w:delText>
        </w:r>
        <w:r w:rsidDel="00230D7B">
          <w:rPr>
            <w:rFonts w:hint="eastAsia"/>
          </w:rPr>
          <w:delText>Sumprice</w:delText>
        </w:r>
      </w:del>
      <w:ins w:id="251" w:author="xb21cn" w:date="2018-06-01T22:12:00Z">
        <w:r w:rsidR="00230D7B">
          <w:rPr>
            <w:rFonts w:hint="eastAsia"/>
          </w:rPr>
          <w:t>，</w:t>
        </w:r>
        <w:r w:rsidR="00230D7B">
          <w:rPr>
            <w:rFonts w:hint="eastAsia"/>
          </w:rPr>
          <w:t>CategoryID#</w:t>
        </w:r>
      </w:ins>
      <w:ins w:id="252" w:author="xb21cn" w:date="2018-06-01T22:16:00Z">
        <w:r w:rsidR="00230D7B">
          <w:rPr>
            <w:rFonts w:hint="eastAsia"/>
          </w:rPr>
          <w:t>，</w:t>
        </w:r>
        <w:r w:rsidR="00230D7B">
          <w:rPr>
            <w:rFonts w:hint="eastAsia"/>
          </w:rPr>
          <w:t>FoodPicture</w:t>
        </w:r>
      </w:ins>
      <w:r>
        <w:rPr>
          <w:rFonts w:hint="eastAsia"/>
        </w:rPr>
        <w:t>）</w:t>
      </w:r>
    </w:p>
    <w:p w:rsidR="00935304" w:rsidRDefault="00972471">
      <w:pPr>
        <w:spacing w:line="360" w:lineRule="auto"/>
        <w:ind w:left="420" w:firstLine="420"/>
        <w:rPr>
          <w:ins w:id="253" w:author="xb21cn" w:date="2018-06-01T23:19:00Z"/>
          <w:rFonts w:hint="eastAsia"/>
        </w:rPr>
      </w:pPr>
      <w:r>
        <w:rPr>
          <w:rFonts w:hint="eastAsia"/>
        </w:rPr>
        <w:t>订单表（</w:t>
      </w:r>
      <w:r>
        <w:rPr>
          <w:rFonts w:hint="eastAsia"/>
          <w:u w:val="single"/>
        </w:rPr>
        <w:t>OrderID</w:t>
      </w:r>
      <w:r>
        <w:rPr>
          <w:rFonts w:hint="eastAsia"/>
        </w:rPr>
        <w:t>，</w:t>
      </w:r>
      <w:ins w:id="254" w:author="xb21cn" w:date="2018-06-01T23:13:00Z">
        <w:r w:rsidR="001A2F6B">
          <w:rPr>
            <w:rFonts w:hint="eastAsia"/>
          </w:rPr>
          <w:t>OrderNumber</w:t>
        </w:r>
        <w:r w:rsidR="001A2F6B">
          <w:rPr>
            <w:rFonts w:hint="eastAsia"/>
          </w:rPr>
          <w:t xml:space="preserve"> </w:t>
        </w:r>
        <w:r w:rsidR="001A2F6B">
          <w:rPr>
            <w:rFonts w:hint="eastAsia"/>
          </w:rPr>
          <w:t>，</w:t>
        </w:r>
      </w:ins>
      <w:r>
        <w:rPr>
          <w:rFonts w:hint="eastAsia"/>
        </w:rPr>
        <w:t>Storename#</w:t>
      </w:r>
      <w:r>
        <w:rPr>
          <w:rFonts w:hint="eastAsia"/>
        </w:rPr>
        <w:t>，</w:t>
      </w:r>
      <w:r>
        <w:rPr>
          <w:rFonts w:hint="eastAsia"/>
        </w:rPr>
        <w:t>UserID#</w:t>
      </w:r>
      <w:del w:id="255" w:author="xb21cn" w:date="2018-06-01T23:20:00Z">
        <w:r w:rsidDel="001A2F6B">
          <w:rPr>
            <w:rFonts w:hint="eastAsia"/>
          </w:rPr>
          <w:delText>，</w:delText>
        </w:r>
        <w:r w:rsidDel="001A2F6B">
          <w:rPr>
            <w:rFonts w:hint="eastAsia"/>
          </w:rPr>
          <w:delText>Food#</w:delText>
        </w:r>
      </w:del>
      <w:ins w:id="256" w:author="xb21cn" w:date="2018-06-01T22:12:00Z">
        <w:r w:rsidR="00230D7B">
          <w:rPr>
            <w:rFonts w:hint="eastAsia"/>
          </w:rPr>
          <w:t>，</w:t>
        </w:r>
        <w:r w:rsidR="00230D7B">
          <w:rPr>
            <w:rFonts w:hint="eastAsia"/>
          </w:rPr>
          <w:t>Sumprice</w:t>
        </w:r>
      </w:ins>
      <w:ins w:id="257" w:author="xb21cn" w:date="2018-06-01T22:54:00Z">
        <w:r w:rsidR="00697869">
          <w:rPr>
            <w:rFonts w:hint="eastAsia"/>
          </w:rPr>
          <w:t>，</w:t>
        </w:r>
        <w:r w:rsidR="00697869">
          <w:rPr>
            <w:rFonts w:hint="eastAsia"/>
          </w:rPr>
          <w:t>OrderTime</w:t>
        </w:r>
        <w:r w:rsidR="00697869">
          <w:rPr>
            <w:rFonts w:hint="eastAsia"/>
          </w:rPr>
          <w:t>，</w:t>
        </w:r>
        <w:r w:rsidR="00697869">
          <w:t>F</w:t>
        </w:r>
        <w:r w:rsidR="00697869">
          <w:rPr>
            <w:rFonts w:hint="eastAsia"/>
          </w:rPr>
          <w:t>inishTime</w:t>
        </w:r>
      </w:ins>
      <w:r>
        <w:rPr>
          <w:rFonts w:hint="eastAsia"/>
        </w:rPr>
        <w:t>）</w:t>
      </w:r>
    </w:p>
    <w:p w:rsidR="001A2F6B" w:rsidRDefault="001A2F6B">
      <w:pPr>
        <w:spacing w:line="360" w:lineRule="auto"/>
        <w:ind w:left="420" w:firstLine="420"/>
      </w:pPr>
      <w:ins w:id="258" w:author="xb21cn" w:date="2018-06-01T23:19:00Z">
        <w:r>
          <w:rPr>
            <w:rFonts w:hint="eastAsia"/>
          </w:rPr>
          <w:t>订单内容表（</w:t>
        </w:r>
      </w:ins>
      <w:ins w:id="259" w:author="xb21cn" w:date="2018-06-01T23:20:00Z">
        <w:r>
          <w:rPr>
            <w:rFonts w:hint="eastAsia"/>
          </w:rPr>
          <w:t>ID</w:t>
        </w:r>
        <w:r>
          <w:rPr>
            <w:rFonts w:hint="eastAsia"/>
          </w:rPr>
          <w:t>，</w:t>
        </w:r>
        <w:r>
          <w:rPr>
            <w:rFonts w:hint="eastAsia"/>
          </w:rPr>
          <w:t>OrderNumber</w:t>
        </w:r>
        <w:r>
          <w:rPr>
            <w:rFonts w:hint="eastAsia"/>
          </w:rPr>
          <w:t>，</w:t>
        </w:r>
        <w:r>
          <w:rPr>
            <w:rFonts w:hint="eastAsia"/>
          </w:rPr>
          <w:t>FoodID#</w:t>
        </w:r>
      </w:ins>
      <w:ins w:id="260" w:author="xb21cn" w:date="2018-06-01T23:21:00Z">
        <w:r>
          <w:rPr>
            <w:rFonts w:hint="eastAsia"/>
          </w:rPr>
          <w:t>，</w:t>
        </w:r>
        <w:r>
          <w:rPr>
            <w:rFonts w:hint="eastAsia"/>
            <w:u w:val="single"/>
          </w:rPr>
          <w:t>FoodName</w:t>
        </w:r>
        <w:r>
          <w:rPr>
            <w:rFonts w:hint="eastAsia"/>
            <w:u w:val="single"/>
          </w:rPr>
          <w:t>，</w:t>
        </w:r>
        <w:r>
          <w:rPr>
            <w:rFonts w:hint="eastAsia"/>
          </w:rPr>
          <w:t>Foodprice</w:t>
        </w:r>
        <w:r>
          <w:rPr>
            <w:rFonts w:hint="eastAsia"/>
          </w:rPr>
          <w:t>，</w:t>
        </w:r>
        <w:r>
          <w:rPr>
            <w:rFonts w:hint="eastAsia"/>
          </w:rPr>
          <w:t>FoodSelectNumber</w:t>
        </w:r>
      </w:ins>
      <w:ins w:id="261" w:author="xb21cn" w:date="2018-06-01T23:19:00Z">
        <w:r>
          <w:rPr>
            <w:rFonts w:hint="eastAsia"/>
          </w:rPr>
          <w:t>）</w:t>
        </w:r>
      </w:ins>
      <w:bookmarkStart w:id="262" w:name="_GoBack"/>
      <w:bookmarkEnd w:id="262"/>
    </w:p>
    <w:p w:rsidR="00935304" w:rsidRDefault="00972471">
      <w:pPr>
        <w:spacing w:line="360" w:lineRule="auto"/>
        <w:ind w:left="420" w:firstLine="420"/>
        <w:rPr>
          <w:ins w:id="263" w:author="xb21cn" w:date="2018-06-01T22:11:00Z"/>
        </w:rPr>
      </w:pPr>
      <w:r>
        <w:rPr>
          <w:rFonts w:hint="eastAsia"/>
        </w:rPr>
        <w:t>管理员表（</w:t>
      </w:r>
      <w:r>
        <w:rPr>
          <w:rFonts w:hint="eastAsia"/>
          <w:u w:val="single"/>
        </w:rPr>
        <w:t>Admin</w:t>
      </w:r>
      <w:ins w:id="264" w:author="xb21cn" w:date="2018-06-01T22:23:00Z">
        <w:r w:rsidR="00230D7B">
          <w:rPr>
            <w:rFonts w:hint="eastAsia"/>
            <w:u w:val="single"/>
          </w:rPr>
          <w:t>ID</w:t>
        </w:r>
      </w:ins>
      <w:r>
        <w:rPr>
          <w:rFonts w:hint="eastAsia"/>
        </w:rPr>
        <w:t>，</w:t>
      </w:r>
      <w:r>
        <w:rPr>
          <w:rFonts w:hint="eastAsia"/>
        </w:rPr>
        <w:t>Adminpwd</w:t>
      </w:r>
      <w:r>
        <w:rPr>
          <w:rFonts w:hint="eastAsia"/>
        </w:rPr>
        <w:t>，</w:t>
      </w:r>
      <w:r>
        <w:rPr>
          <w:rFonts w:hint="eastAsia"/>
        </w:rPr>
        <w:t>UserID#</w:t>
      </w:r>
      <w:r>
        <w:rPr>
          <w:rFonts w:hint="eastAsia"/>
        </w:rPr>
        <w:t>，</w:t>
      </w:r>
      <w:r>
        <w:rPr>
          <w:rFonts w:hint="eastAsia"/>
        </w:rPr>
        <w:t>Storename#</w:t>
      </w:r>
      <w:r>
        <w:rPr>
          <w:rFonts w:hint="eastAsia"/>
        </w:rPr>
        <w:t>，</w:t>
      </w:r>
      <w:r>
        <w:rPr>
          <w:rFonts w:hint="eastAsia"/>
        </w:rPr>
        <w:t>Food#</w:t>
      </w:r>
      <w:r>
        <w:rPr>
          <w:rFonts w:hint="eastAsia"/>
        </w:rPr>
        <w:t>）</w:t>
      </w:r>
    </w:p>
    <w:p w:rsidR="00230D7B" w:rsidRDefault="00230D7B">
      <w:pPr>
        <w:spacing w:line="360" w:lineRule="auto"/>
        <w:ind w:left="420" w:firstLine="420"/>
        <w:rPr>
          <w:ins w:id="265" w:author="xb21cn" w:date="2018-06-01T22:22:00Z"/>
        </w:rPr>
      </w:pPr>
      <w:ins w:id="266" w:author="xb21cn" w:date="2018-06-01T22:11:00Z">
        <w:r>
          <w:rPr>
            <w:rFonts w:hint="eastAsia"/>
          </w:rPr>
          <w:t>类别</w:t>
        </w:r>
      </w:ins>
      <w:ins w:id="267" w:author="xb21cn" w:date="2018-06-01T22:12:00Z">
        <w:r>
          <w:rPr>
            <w:rFonts w:hint="eastAsia"/>
          </w:rPr>
          <w:t>表（</w:t>
        </w:r>
        <w:r w:rsidRPr="00230D7B">
          <w:rPr>
            <w:u w:val="single"/>
            <w:rPrChange w:id="268" w:author="xb21cn" w:date="2018-06-01T22:12:00Z">
              <w:rPr/>
            </w:rPrChange>
          </w:rPr>
          <w:t>CategoryID</w:t>
        </w:r>
        <w:r>
          <w:rPr>
            <w:rFonts w:hint="eastAsia"/>
          </w:rPr>
          <w:t>，</w:t>
        </w:r>
        <w:r>
          <w:rPr>
            <w:rFonts w:hint="eastAsia"/>
          </w:rPr>
          <w:t>CategoryName</w:t>
        </w:r>
        <w:r>
          <w:rPr>
            <w:rFonts w:hint="eastAsia"/>
          </w:rPr>
          <w:t>）</w:t>
        </w:r>
      </w:ins>
    </w:p>
    <w:p w:rsidR="00230D7B" w:rsidRDefault="00230D7B">
      <w:pPr>
        <w:spacing w:line="360" w:lineRule="auto"/>
        <w:ind w:left="420" w:firstLine="420"/>
      </w:pPr>
      <w:ins w:id="269" w:author="xb21cn" w:date="2018-06-01T22:22:00Z">
        <w:r>
          <w:rPr>
            <w:rFonts w:hint="eastAsia"/>
          </w:rPr>
          <w:t>评论表（</w:t>
        </w:r>
      </w:ins>
      <w:ins w:id="270" w:author="xb21cn" w:date="2018-06-01T22:26:00Z">
        <w:r w:rsidRPr="00230D7B">
          <w:rPr>
            <w:u w:val="single"/>
            <w:rPrChange w:id="271" w:author="xb21cn" w:date="2018-06-01T22:26:00Z">
              <w:rPr/>
            </w:rPrChange>
          </w:rPr>
          <w:t>CommentID</w:t>
        </w:r>
        <w:r>
          <w:rPr>
            <w:rFonts w:hint="eastAsia"/>
          </w:rPr>
          <w:t>，</w:t>
        </w:r>
        <w:r>
          <w:rPr>
            <w:rFonts w:hint="eastAsia"/>
          </w:rPr>
          <w:t>Comment</w:t>
        </w:r>
      </w:ins>
      <w:ins w:id="272" w:author="xb21cn" w:date="2018-06-01T22:22:00Z">
        <w:r>
          <w:rPr>
            <w:rFonts w:hint="eastAsia"/>
          </w:rPr>
          <w:t>）</w:t>
        </w:r>
      </w:ins>
    </w:p>
    <w:p w:rsidR="00935304" w:rsidRDefault="00972471">
      <w:pPr>
        <w:spacing w:line="360" w:lineRule="auto"/>
        <w:ind w:left="420" w:firstLine="420"/>
      </w:pPr>
      <w:r>
        <w:rPr>
          <w:rFonts w:hint="eastAsia"/>
        </w:rPr>
        <w:t>（下划线指代该关系模型中的主键，</w:t>
      </w:r>
      <w:r>
        <w:rPr>
          <w:rFonts w:hint="eastAsia"/>
        </w:rPr>
        <w:t>#</w:t>
      </w:r>
      <w:r>
        <w:rPr>
          <w:rFonts w:hint="eastAsia"/>
        </w:rPr>
        <w:t>指代该关系模型中的外键）</w:t>
      </w:r>
    </w:p>
    <w:p w:rsidR="00935304" w:rsidRDefault="00972471">
      <w:pPr>
        <w:spacing w:line="360" w:lineRule="auto"/>
        <w:ind w:firstLine="420"/>
        <w:outlineLvl w:val="1"/>
      </w:pPr>
      <w:bookmarkStart w:id="273" w:name="_Toc12664_WPSOffice_Level2"/>
      <w:r>
        <w:rPr>
          <w:rFonts w:hint="eastAsia"/>
        </w:rPr>
        <w:t xml:space="preserve">4.3 </w:t>
      </w:r>
      <w:r>
        <w:rPr>
          <w:rFonts w:hint="eastAsia"/>
        </w:rPr>
        <w:t>数据间关系（</w:t>
      </w:r>
      <w:r>
        <w:rPr>
          <w:rFonts w:hint="eastAsia"/>
        </w:rPr>
        <w:t>E-R</w:t>
      </w:r>
      <w:r>
        <w:rPr>
          <w:rFonts w:hint="eastAsia"/>
        </w:rPr>
        <w:t>图）</w:t>
      </w:r>
      <w:bookmarkEnd w:id="273"/>
    </w:p>
    <w:p w:rsidR="00935304" w:rsidRDefault="00972471">
      <w:pPr>
        <w:pStyle w:val="a3"/>
        <w:spacing w:line="360" w:lineRule="auto"/>
        <w:ind w:left="420" w:firstLine="420"/>
        <w:jc w:val="center"/>
        <w:rPr>
          <w:rFonts w:eastAsiaTheme="minorEastAsia"/>
        </w:rPr>
      </w:pPr>
      <w:r>
        <w:t>图</w:t>
      </w:r>
      <w:r>
        <w:t xml:space="preserve"> </w:t>
      </w:r>
      <w:r>
        <w:fldChar w:fldCharType="begin"/>
      </w:r>
      <w:r>
        <w:instrText xml:space="preserve"> SEQ </w:instrText>
      </w:r>
      <w:r>
        <w:instrText>图</w:instrText>
      </w:r>
      <w:r>
        <w:instrText xml:space="preserve"> \* ARABIC </w:instrText>
      </w:r>
      <w:r>
        <w:fldChar w:fldCharType="separate"/>
      </w:r>
      <w:r>
        <w:t>2</w:t>
      </w:r>
      <w:r>
        <w:fldChar w:fldCharType="end"/>
      </w:r>
      <w:r>
        <w:rPr>
          <w:rFonts w:hint="eastAsia"/>
        </w:rPr>
        <w:t xml:space="preserve"> </w:t>
      </w:r>
      <w:r>
        <w:rPr>
          <w:rFonts w:hint="eastAsia"/>
        </w:rPr>
        <w:t>网上订餐系统</w:t>
      </w:r>
      <w:r>
        <w:rPr>
          <w:rFonts w:hint="eastAsia"/>
        </w:rPr>
        <w:t>E-R</w:t>
      </w:r>
      <w:r>
        <w:rPr>
          <w:rFonts w:hint="eastAsia"/>
        </w:rPr>
        <w:t>图</w:t>
      </w:r>
    </w:p>
    <w:p w:rsidR="00935304" w:rsidRDefault="00972471">
      <w:pPr>
        <w:spacing w:line="360" w:lineRule="auto"/>
        <w:ind w:left="420" w:firstLine="420"/>
      </w:pPr>
      <w:r>
        <w:rPr>
          <w:rFonts w:hint="eastAsia"/>
          <w:noProof/>
        </w:rPr>
        <w:lastRenderedPageBreak/>
        <w:drawing>
          <wp:inline distT="0" distB="0" distL="114300" distR="114300">
            <wp:extent cx="5266690" cy="3696970"/>
            <wp:effectExtent l="0" t="0" r="6350" b="6350"/>
            <wp:docPr id="3" name="图片 3" descr="订单管理系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订单管理系统"/>
                    <pic:cNvPicPr>
                      <a:picLocks noChangeAspect="1"/>
                    </pic:cNvPicPr>
                  </pic:nvPicPr>
                  <pic:blipFill>
                    <a:blip r:embed="rId10"/>
                    <a:stretch>
                      <a:fillRect/>
                    </a:stretch>
                  </pic:blipFill>
                  <pic:spPr>
                    <a:xfrm>
                      <a:off x="0" y="0"/>
                      <a:ext cx="5266690" cy="3696970"/>
                    </a:xfrm>
                    <a:prstGeom prst="rect">
                      <a:avLst/>
                    </a:prstGeom>
                  </pic:spPr>
                </pic:pic>
              </a:graphicData>
            </a:graphic>
          </wp:inline>
        </w:drawing>
      </w:r>
    </w:p>
    <w:p w:rsidR="00935304" w:rsidRDefault="00972471">
      <w:pPr>
        <w:spacing w:line="360" w:lineRule="auto"/>
        <w:outlineLvl w:val="0"/>
      </w:pPr>
      <w:bookmarkStart w:id="274" w:name="_Toc2811_WPSOffice_Level1"/>
      <w:bookmarkStart w:id="275" w:name="_Toc31771_WPSOffice_Level1"/>
      <w:r>
        <w:rPr>
          <w:rFonts w:hint="eastAsia"/>
        </w:rPr>
        <w:t xml:space="preserve">5 </w:t>
      </w:r>
      <w:r>
        <w:rPr>
          <w:rFonts w:hint="eastAsia"/>
        </w:rPr>
        <w:t>行为需求</w:t>
      </w:r>
      <w:bookmarkEnd w:id="274"/>
      <w:bookmarkEnd w:id="275"/>
    </w:p>
    <w:p w:rsidR="00935304" w:rsidRDefault="00972471">
      <w:pPr>
        <w:spacing w:line="360" w:lineRule="auto"/>
        <w:ind w:firstLine="420"/>
        <w:outlineLvl w:val="1"/>
      </w:pPr>
      <w:bookmarkStart w:id="276" w:name="_Toc19823_WPSOffice_Level2"/>
      <w:bookmarkStart w:id="277" w:name="_Toc21428_WPSOffice_Level2"/>
      <w:r>
        <w:rPr>
          <w:rFonts w:hint="eastAsia"/>
        </w:rPr>
        <w:t xml:space="preserve">5.1 </w:t>
      </w:r>
      <w:bookmarkEnd w:id="276"/>
      <w:r>
        <w:rPr>
          <w:rFonts w:hint="eastAsia"/>
        </w:rPr>
        <w:t>交互过程</w:t>
      </w:r>
      <w:bookmarkEnd w:id="277"/>
    </w:p>
    <w:p w:rsidR="00935304" w:rsidRDefault="00972471">
      <w:pPr>
        <w:spacing w:line="360" w:lineRule="auto"/>
        <w:ind w:left="420" w:firstLine="420"/>
      </w:pPr>
      <w:r>
        <w:rPr>
          <w:rFonts w:hint="eastAsia"/>
        </w:rPr>
        <w:t>首页：进入首页前，要求用户选择所在地，根据所在地展示附近所有商铺，在横向导航栏上提供</w:t>
      </w:r>
      <w:r>
        <w:rPr>
          <w:rFonts w:hint="eastAsia"/>
        </w:rPr>
        <w:t>7</w:t>
      </w:r>
      <w:r>
        <w:rPr>
          <w:rFonts w:hint="eastAsia"/>
        </w:rPr>
        <w:t>个分类连接，当点击横向导航栏上的分类时，展示该分类下的店铺。</w:t>
      </w:r>
    </w:p>
    <w:p w:rsidR="00935304" w:rsidRDefault="00972471">
      <w:pPr>
        <w:spacing w:line="360" w:lineRule="auto"/>
        <w:ind w:left="420" w:firstLine="420"/>
      </w:pPr>
      <w:r>
        <w:rPr>
          <w:rFonts w:hint="eastAsia"/>
        </w:rPr>
        <w:t>店铺页：显示店面图标名字和基本信息：评分、平均送餐时间，起送额、配送费、是否收藏该店，当鼠标移向店面图标时展示出商家营业时间、电话、地址，在横向导航栏上提供菜单、评价、食品安全档案，点击菜单后展示菜单分类、点击分类在本页面跳转到点击分类的产品区域。</w:t>
      </w:r>
    </w:p>
    <w:p w:rsidR="00935304" w:rsidRDefault="00972471">
      <w:pPr>
        <w:spacing w:line="360" w:lineRule="auto"/>
        <w:ind w:left="420" w:firstLine="420"/>
      </w:pPr>
      <w:r>
        <w:rPr>
          <w:rFonts w:hint="eastAsia"/>
        </w:rPr>
        <w:t>产品区域：产品区域展示产品名字、金额、添加商品符号</w:t>
      </w:r>
      <w:r>
        <w:rPr>
          <w:rFonts w:hint="eastAsia"/>
        </w:rPr>
        <w:t>+</w:t>
      </w:r>
      <w:r>
        <w:rPr>
          <w:rFonts w:hint="eastAsia"/>
        </w:rPr>
        <w:t>，添加商品后展示购物车列表。</w:t>
      </w:r>
    </w:p>
    <w:p w:rsidR="00935304" w:rsidRDefault="00972471">
      <w:pPr>
        <w:spacing w:line="360" w:lineRule="auto"/>
        <w:ind w:left="420" w:firstLine="420"/>
      </w:pPr>
      <w:r>
        <w:rPr>
          <w:rFonts w:hint="eastAsia"/>
        </w:rPr>
        <w:t>购物车列表：清空购物车，增删已选商品、计算总额（商品总额</w:t>
      </w:r>
      <w:r>
        <w:rPr>
          <w:rFonts w:hint="eastAsia"/>
        </w:rPr>
        <w:t>+</w:t>
      </w:r>
      <w:r>
        <w:rPr>
          <w:rFonts w:hint="eastAsia"/>
        </w:rPr>
        <w:t>配送费）。总额到达起送额才可以下单</w:t>
      </w:r>
    </w:p>
    <w:p w:rsidR="00935304" w:rsidRDefault="00972471">
      <w:pPr>
        <w:spacing w:line="360" w:lineRule="auto"/>
        <w:ind w:left="420" w:firstLine="420"/>
      </w:pPr>
      <w:r>
        <w:rPr>
          <w:rFonts w:hint="eastAsia"/>
        </w:rPr>
        <w:t>评价：总体评分和各个评分的分布根据好评中评差评展示评价信息</w:t>
      </w:r>
    </w:p>
    <w:p w:rsidR="00935304" w:rsidRDefault="00972471">
      <w:pPr>
        <w:spacing w:line="360" w:lineRule="auto"/>
        <w:ind w:left="420" w:firstLine="420"/>
      </w:pPr>
      <w:r>
        <w:rPr>
          <w:rFonts w:hint="eastAsia"/>
        </w:rPr>
        <w:t>食品安全档案：以图片展示食品安全监督量化等级公示、商家资质信息公示</w:t>
      </w:r>
    </w:p>
    <w:p w:rsidR="00935304" w:rsidRDefault="00972471">
      <w:pPr>
        <w:spacing w:line="360" w:lineRule="auto"/>
        <w:ind w:left="420" w:firstLine="420"/>
      </w:pPr>
      <w:r>
        <w:rPr>
          <w:rFonts w:hint="eastAsia"/>
        </w:rPr>
        <w:t>搜索结果页</w:t>
      </w:r>
      <w:r>
        <w:rPr>
          <w:rFonts w:hint="eastAsia"/>
        </w:rPr>
        <w:t>:</w:t>
      </w:r>
      <w:r>
        <w:rPr>
          <w:rFonts w:hint="eastAsia"/>
        </w:rPr>
        <w:t>显示满足查询条件的商品</w:t>
      </w:r>
    </w:p>
    <w:p w:rsidR="00935304" w:rsidRDefault="00972471">
      <w:pPr>
        <w:spacing w:line="360" w:lineRule="auto"/>
        <w:ind w:left="420" w:firstLine="420"/>
      </w:pPr>
      <w:r>
        <w:rPr>
          <w:rFonts w:hint="eastAsia"/>
        </w:rPr>
        <w:t>结算页：在结算页面显示被选中的订单项显示优惠券选择</w:t>
      </w:r>
    </w:p>
    <w:p w:rsidR="00935304" w:rsidRDefault="00972471">
      <w:pPr>
        <w:spacing w:line="360" w:lineRule="auto"/>
        <w:ind w:left="420" w:firstLine="420"/>
      </w:pPr>
      <w:r>
        <w:rPr>
          <w:rFonts w:hint="eastAsia"/>
        </w:rPr>
        <w:t>送餐详情：送餐地址</w:t>
      </w:r>
      <w:r>
        <w:rPr>
          <w:rFonts w:hint="eastAsia"/>
        </w:rPr>
        <w:t>(</w:t>
      </w:r>
      <w:r>
        <w:rPr>
          <w:rFonts w:hint="eastAsia"/>
        </w:rPr>
        <w:t>可添加选择</w:t>
      </w:r>
      <w:r>
        <w:rPr>
          <w:rFonts w:hint="eastAsia"/>
        </w:rPr>
        <w:t>)</w:t>
      </w:r>
      <w:r>
        <w:rPr>
          <w:rFonts w:hint="eastAsia"/>
        </w:rPr>
        <w:t>：地址填写信息：联系人、先生女士，手机号码、</w:t>
      </w:r>
      <w:r>
        <w:rPr>
          <w:rFonts w:hint="eastAsia"/>
        </w:rPr>
        <w:lastRenderedPageBreak/>
        <w:t>收餐地址、详细地址</w:t>
      </w:r>
    </w:p>
    <w:p w:rsidR="00935304" w:rsidRDefault="00972471">
      <w:pPr>
        <w:spacing w:line="360" w:lineRule="auto"/>
        <w:ind w:left="420" w:firstLine="420"/>
      </w:pPr>
      <w:r>
        <w:rPr>
          <w:rFonts w:hint="eastAsia"/>
        </w:rPr>
        <w:t>给商家留言：</w:t>
      </w:r>
    </w:p>
    <w:p w:rsidR="00935304" w:rsidRDefault="00972471">
      <w:pPr>
        <w:spacing w:line="360" w:lineRule="auto"/>
        <w:ind w:left="420" w:firstLine="420"/>
      </w:pPr>
      <w:r>
        <w:rPr>
          <w:rFonts w:hint="eastAsia"/>
        </w:rPr>
        <w:t>立即支付：</w:t>
      </w:r>
    </w:p>
    <w:p w:rsidR="00935304" w:rsidRDefault="00972471">
      <w:pPr>
        <w:spacing w:line="360" w:lineRule="auto"/>
        <w:ind w:left="420" w:firstLine="420"/>
      </w:pPr>
      <w:r>
        <w:rPr>
          <w:rFonts w:hint="eastAsia"/>
        </w:rPr>
        <w:t>我的订单页：</w:t>
      </w:r>
    </w:p>
    <w:p w:rsidR="00935304" w:rsidRDefault="00972471">
      <w:pPr>
        <w:spacing w:line="360" w:lineRule="auto"/>
        <w:ind w:left="420" w:firstLine="420"/>
      </w:pPr>
      <w:r>
        <w:rPr>
          <w:rFonts w:hint="eastAsia"/>
        </w:rPr>
        <w:t>竖向导航栏：三个月订单信息、我的账号、我的收藏</w:t>
      </w:r>
    </w:p>
    <w:p w:rsidR="00935304" w:rsidRDefault="00972471">
      <w:pPr>
        <w:spacing w:line="360" w:lineRule="auto"/>
        <w:ind w:left="420" w:firstLine="420"/>
      </w:pPr>
      <w:r>
        <w:rPr>
          <w:rFonts w:hint="eastAsia"/>
        </w:rPr>
        <w:t>我的账号：头像、手机、密码修改</w:t>
      </w:r>
    </w:p>
    <w:p w:rsidR="00935304" w:rsidRDefault="00972471">
      <w:pPr>
        <w:spacing w:line="360" w:lineRule="auto"/>
        <w:ind w:left="420" w:firstLine="420"/>
      </w:pPr>
      <w:r>
        <w:rPr>
          <w:rFonts w:hint="eastAsia"/>
        </w:rPr>
        <w:t>订单信息：订单信息、显示订单内容如订单编号、总额、成交时间等</w:t>
      </w:r>
    </w:p>
    <w:p w:rsidR="00935304" w:rsidRDefault="00972471">
      <w:pPr>
        <w:spacing w:line="360" w:lineRule="auto"/>
        <w:ind w:left="420" w:firstLine="420"/>
      </w:pPr>
      <w:r>
        <w:rPr>
          <w:rFonts w:hint="eastAsia"/>
        </w:rPr>
        <w:t>我的收藏：收藏店铺信息</w:t>
      </w:r>
    </w:p>
    <w:p w:rsidR="00935304" w:rsidRDefault="00972471">
      <w:pPr>
        <w:spacing w:line="360" w:lineRule="auto"/>
        <w:ind w:left="420" w:firstLine="420"/>
      </w:pPr>
      <w:r>
        <w:rPr>
          <w:rFonts w:hint="eastAsia"/>
        </w:rPr>
        <w:t>页头：</w:t>
      </w:r>
    </w:p>
    <w:p w:rsidR="00935304" w:rsidRDefault="00972471">
      <w:pPr>
        <w:spacing w:line="360" w:lineRule="auto"/>
        <w:ind w:left="420" w:firstLine="420"/>
      </w:pPr>
      <w:r>
        <w:rPr>
          <w:rFonts w:hint="eastAsia"/>
        </w:rPr>
        <w:t>未登录状态：请登录连接，免费注册连接</w:t>
      </w:r>
    </w:p>
    <w:p w:rsidR="00935304" w:rsidRDefault="00972471">
      <w:pPr>
        <w:spacing w:line="360" w:lineRule="auto"/>
        <w:ind w:left="420" w:firstLine="420"/>
      </w:pPr>
      <w:r>
        <w:rPr>
          <w:rFonts w:hint="eastAsia"/>
        </w:rPr>
        <w:t>已登录状态：用户名称，退出超链以及购物车中的数量</w:t>
      </w:r>
    </w:p>
    <w:p w:rsidR="00935304" w:rsidRDefault="00972471">
      <w:pPr>
        <w:spacing w:line="360" w:lineRule="auto"/>
        <w:ind w:left="420" w:firstLine="420"/>
      </w:pPr>
      <w:r>
        <w:rPr>
          <w:rFonts w:hint="eastAsia"/>
        </w:rPr>
        <w:t>支付成功页：付款成功时，显示本次付款金额</w:t>
      </w:r>
    </w:p>
    <w:p w:rsidR="00935304" w:rsidRDefault="00972471">
      <w:pPr>
        <w:spacing w:line="360" w:lineRule="auto"/>
        <w:outlineLvl w:val="0"/>
      </w:pPr>
      <w:bookmarkStart w:id="278" w:name="_Toc3156_WPSOffice_Level1"/>
      <w:bookmarkStart w:id="279" w:name="_Toc29697_WPSOffice_Level1"/>
      <w:r>
        <w:rPr>
          <w:rFonts w:hint="eastAsia"/>
        </w:rPr>
        <w:t xml:space="preserve">6 </w:t>
      </w:r>
      <w:r>
        <w:rPr>
          <w:rFonts w:hint="eastAsia"/>
        </w:rPr>
        <w:t>接口需求</w:t>
      </w:r>
      <w:bookmarkEnd w:id="278"/>
      <w:bookmarkEnd w:id="279"/>
    </w:p>
    <w:p w:rsidR="00935304" w:rsidRDefault="00972471">
      <w:pPr>
        <w:spacing w:line="360" w:lineRule="auto"/>
        <w:ind w:firstLine="420"/>
        <w:outlineLvl w:val="1"/>
      </w:pPr>
      <w:bookmarkStart w:id="280" w:name="_Toc10476_WPSOffice_Level2"/>
      <w:bookmarkStart w:id="281" w:name="_Toc4618_WPSOffice_Level2"/>
      <w:r>
        <w:rPr>
          <w:rFonts w:hint="eastAsia"/>
        </w:rPr>
        <w:t xml:space="preserve">6.1 </w:t>
      </w:r>
      <w:r>
        <w:rPr>
          <w:rFonts w:hint="eastAsia"/>
        </w:rPr>
        <w:t>用户界面</w:t>
      </w:r>
      <w:bookmarkEnd w:id="280"/>
      <w:bookmarkEnd w:id="281"/>
    </w:p>
    <w:p w:rsidR="00935304" w:rsidRDefault="00972471">
      <w:pPr>
        <w:spacing w:line="360" w:lineRule="auto"/>
        <w:ind w:left="420" w:firstLine="420"/>
      </w:pPr>
      <w:r>
        <w:rPr>
          <w:rFonts w:hint="eastAsia"/>
        </w:rPr>
        <w:t>要求人机友好交互，实现如下如下用户界面，并加以完善。</w:t>
      </w:r>
    </w:p>
    <w:p w:rsidR="00935304" w:rsidRDefault="00935304">
      <w:pPr>
        <w:spacing w:line="360" w:lineRule="auto"/>
        <w:ind w:left="420" w:firstLine="420"/>
      </w:pPr>
    </w:p>
    <w:p w:rsidR="00935304" w:rsidRDefault="00972471">
      <w:pPr>
        <w:pStyle w:val="a3"/>
        <w:spacing w:line="360" w:lineRule="auto"/>
        <w:ind w:left="420" w:firstLine="420"/>
        <w:jc w:val="center"/>
        <w:rPr>
          <w:rFonts w:eastAsiaTheme="minorEastAsia"/>
        </w:rPr>
      </w:pPr>
      <w:r>
        <w:t>图</w:t>
      </w:r>
      <w:r>
        <w:t xml:space="preserve"> </w:t>
      </w:r>
      <w:r>
        <w:fldChar w:fldCharType="begin"/>
      </w:r>
      <w:r>
        <w:instrText xml:space="preserve"> SEQ </w:instrText>
      </w:r>
      <w:r>
        <w:instrText>图</w:instrText>
      </w:r>
      <w:r>
        <w:instrText xml:space="preserve"> \* ARABIC </w:instrText>
      </w:r>
      <w:r>
        <w:fldChar w:fldCharType="separate"/>
      </w:r>
      <w:r>
        <w:t>3</w:t>
      </w:r>
      <w:r>
        <w:fldChar w:fldCharType="end"/>
      </w:r>
      <w:r>
        <w:rPr>
          <w:rFonts w:hint="eastAsia"/>
        </w:rPr>
        <w:t xml:space="preserve"> </w:t>
      </w:r>
      <w:r>
        <w:rPr>
          <w:rFonts w:hint="eastAsia"/>
        </w:rPr>
        <w:t>登陆注册界面</w:t>
      </w:r>
    </w:p>
    <w:p w:rsidR="00935304" w:rsidRDefault="00972471">
      <w:pPr>
        <w:spacing w:line="360" w:lineRule="auto"/>
        <w:ind w:left="420" w:firstLine="420"/>
        <w:jc w:val="center"/>
      </w:pPr>
      <w:r>
        <w:rPr>
          <w:noProof/>
        </w:rPr>
        <w:drawing>
          <wp:inline distT="0" distB="0" distL="114300" distR="114300">
            <wp:extent cx="1365885" cy="1750060"/>
            <wp:effectExtent l="0" t="0" r="5715" b="254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11"/>
                    <a:srcRect l="13251" r="18369" b="-314"/>
                    <a:stretch>
                      <a:fillRect/>
                    </a:stretch>
                  </pic:blipFill>
                  <pic:spPr>
                    <a:xfrm>
                      <a:off x="0" y="0"/>
                      <a:ext cx="1365885" cy="1750060"/>
                    </a:xfrm>
                    <a:prstGeom prst="rect">
                      <a:avLst/>
                    </a:prstGeom>
                    <a:noFill/>
                    <a:ln w="9525">
                      <a:noFill/>
                    </a:ln>
                  </pic:spPr>
                </pic:pic>
              </a:graphicData>
            </a:graphic>
          </wp:inline>
        </w:drawing>
      </w:r>
      <w:r>
        <w:rPr>
          <w:noProof/>
        </w:rPr>
        <w:drawing>
          <wp:inline distT="0" distB="0" distL="114300" distR="114300">
            <wp:extent cx="2931795" cy="1811020"/>
            <wp:effectExtent l="0" t="0" r="1905" b="254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2"/>
                    <a:stretch>
                      <a:fillRect/>
                    </a:stretch>
                  </pic:blipFill>
                  <pic:spPr>
                    <a:xfrm>
                      <a:off x="0" y="0"/>
                      <a:ext cx="2931795" cy="1811020"/>
                    </a:xfrm>
                    <a:prstGeom prst="rect">
                      <a:avLst/>
                    </a:prstGeom>
                    <a:noFill/>
                    <a:ln w="9525">
                      <a:noFill/>
                    </a:ln>
                  </pic:spPr>
                </pic:pic>
              </a:graphicData>
            </a:graphic>
          </wp:inline>
        </w:drawing>
      </w:r>
    </w:p>
    <w:p w:rsidR="00935304" w:rsidRDefault="00972471">
      <w:pPr>
        <w:pStyle w:val="a3"/>
        <w:spacing w:line="360" w:lineRule="auto"/>
        <w:ind w:left="420" w:firstLine="420"/>
        <w:jc w:val="center"/>
        <w:rPr>
          <w:rFonts w:eastAsiaTheme="minorEastAsia"/>
        </w:rPr>
      </w:pPr>
      <w:r>
        <w:t>图</w:t>
      </w:r>
      <w:r>
        <w:t xml:space="preserve"> </w:t>
      </w:r>
      <w:r>
        <w:fldChar w:fldCharType="begin"/>
      </w:r>
      <w:r>
        <w:instrText xml:space="preserve"> SEQ </w:instrText>
      </w:r>
      <w:r>
        <w:instrText>图</w:instrText>
      </w:r>
      <w:r>
        <w:instrText xml:space="preserve"> \* ARABIC </w:instrText>
      </w:r>
      <w:r>
        <w:fldChar w:fldCharType="separate"/>
      </w:r>
      <w:r>
        <w:t>4</w:t>
      </w:r>
      <w:r>
        <w:fldChar w:fldCharType="end"/>
      </w:r>
      <w:r>
        <w:rPr>
          <w:rFonts w:hint="eastAsia"/>
        </w:rPr>
        <w:t xml:space="preserve"> </w:t>
      </w:r>
      <w:r>
        <w:rPr>
          <w:rFonts w:hint="eastAsia"/>
        </w:rPr>
        <w:t>首页</w:t>
      </w:r>
    </w:p>
    <w:p w:rsidR="00935304" w:rsidRDefault="00972471">
      <w:pPr>
        <w:spacing w:line="360" w:lineRule="auto"/>
        <w:ind w:left="420" w:firstLine="420"/>
        <w:jc w:val="center"/>
      </w:pPr>
      <w:r>
        <w:rPr>
          <w:noProof/>
        </w:rPr>
        <w:lastRenderedPageBreak/>
        <w:drawing>
          <wp:inline distT="0" distB="0" distL="114300" distR="114300">
            <wp:extent cx="4416425" cy="2051050"/>
            <wp:effectExtent l="0" t="0" r="3175" b="635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13"/>
                    <a:stretch>
                      <a:fillRect/>
                    </a:stretch>
                  </pic:blipFill>
                  <pic:spPr>
                    <a:xfrm>
                      <a:off x="0" y="0"/>
                      <a:ext cx="4416425" cy="2051050"/>
                    </a:xfrm>
                    <a:prstGeom prst="rect">
                      <a:avLst/>
                    </a:prstGeom>
                    <a:noFill/>
                    <a:ln w="9525">
                      <a:noFill/>
                    </a:ln>
                  </pic:spPr>
                </pic:pic>
              </a:graphicData>
            </a:graphic>
          </wp:inline>
        </w:drawing>
      </w:r>
    </w:p>
    <w:p w:rsidR="00935304" w:rsidRDefault="00972471">
      <w:pPr>
        <w:pStyle w:val="a3"/>
        <w:spacing w:line="360" w:lineRule="auto"/>
        <w:ind w:left="420" w:firstLine="420"/>
        <w:jc w:val="center"/>
        <w:rPr>
          <w:rFonts w:eastAsiaTheme="minorEastAsia"/>
        </w:rPr>
      </w:pPr>
      <w:r>
        <w:t>图</w:t>
      </w:r>
      <w:r>
        <w:t xml:space="preserve"> </w:t>
      </w:r>
      <w:r>
        <w:fldChar w:fldCharType="begin"/>
      </w:r>
      <w:r>
        <w:instrText xml:space="preserve"> SEQ </w:instrText>
      </w:r>
      <w:r>
        <w:instrText>图</w:instrText>
      </w:r>
      <w:r>
        <w:instrText xml:space="preserve"> \* ARABIC </w:instrText>
      </w:r>
      <w:r>
        <w:fldChar w:fldCharType="separate"/>
      </w:r>
      <w:r>
        <w:t>5</w:t>
      </w:r>
      <w:r>
        <w:fldChar w:fldCharType="end"/>
      </w:r>
      <w:r>
        <w:rPr>
          <w:rFonts w:hint="eastAsia"/>
        </w:rPr>
        <w:t xml:space="preserve"> </w:t>
      </w:r>
      <w:r>
        <w:rPr>
          <w:rFonts w:hint="eastAsia"/>
        </w:rPr>
        <w:t>店铺界面</w:t>
      </w:r>
    </w:p>
    <w:p w:rsidR="00935304" w:rsidRDefault="00972471">
      <w:pPr>
        <w:spacing w:line="360" w:lineRule="auto"/>
        <w:ind w:left="420" w:firstLine="420"/>
        <w:jc w:val="center"/>
      </w:pPr>
      <w:r>
        <w:rPr>
          <w:noProof/>
        </w:rPr>
        <w:drawing>
          <wp:inline distT="0" distB="0" distL="114300" distR="114300">
            <wp:extent cx="3910965" cy="2672080"/>
            <wp:effectExtent l="0" t="0" r="5715" b="254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14"/>
                    <a:stretch>
                      <a:fillRect/>
                    </a:stretch>
                  </pic:blipFill>
                  <pic:spPr>
                    <a:xfrm>
                      <a:off x="0" y="0"/>
                      <a:ext cx="3910965" cy="2672080"/>
                    </a:xfrm>
                    <a:prstGeom prst="rect">
                      <a:avLst/>
                    </a:prstGeom>
                    <a:noFill/>
                    <a:ln w="9525">
                      <a:noFill/>
                    </a:ln>
                  </pic:spPr>
                </pic:pic>
              </a:graphicData>
            </a:graphic>
          </wp:inline>
        </w:drawing>
      </w:r>
    </w:p>
    <w:p w:rsidR="00935304" w:rsidRDefault="00972471">
      <w:pPr>
        <w:pStyle w:val="a3"/>
        <w:spacing w:line="360" w:lineRule="auto"/>
        <w:ind w:left="420" w:firstLine="420"/>
        <w:jc w:val="center"/>
        <w:rPr>
          <w:rFonts w:eastAsiaTheme="minorEastAsia"/>
        </w:rPr>
      </w:pPr>
      <w:r>
        <w:t>图</w:t>
      </w:r>
      <w:r>
        <w:t xml:space="preserve"> </w:t>
      </w:r>
      <w:r>
        <w:fldChar w:fldCharType="begin"/>
      </w:r>
      <w:r>
        <w:instrText xml:space="preserve"> SEQ </w:instrText>
      </w:r>
      <w:r>
        <w:instrText>图</w:instrText>
      </w:r>
      <w:r>
        <w:instrText xml:space="preserve"> \* ARABIC </w:instrText>
      </w:r>
      <w:r>
        <w:fldChar w:fldCharType="separate"/>
      </w:r>
      <w:r>
        <w:t>6</w:t>
      </w:r>
      <w:r>
        <w:fldChar w:fldCharType="end"/>
      </w:r>
      <w:r>
        <w:rPr>
          <w:rFonts w:hint="eastAsia"/>
        </w:rPr>
        <w:t xml:space="preserve"> </w:t>
      </w:r>
      <w:r>
        <w:rPr>
          <w:rFonts w:hint="eastAsia"/>
        </w:rPr>
        <w:t>订单页面</w:t>
      </w:r>
    </w:p>
    <w:p w:rsidR="00935304" w:rsidRDefault="00972471">
      <w:pPr>
        <w:spacing w:line="360" w:lineRule="auto"/>
        <w:ind w:left="420" w:firstLine="420"/>
        <w:jc w:val="center"/>
      </w:pPr>
      <w:r>
        <w:rPr>
          <w:noProof/>
        </w:rPr>
        <w:drawing>
          <wp:inline distT="0" distB="0" distL="114300" distR="114300">
            <wp:extent cx="5273675" cy="2797175"/>
            <wp:effectExtent l="0" t="0" r="6985" b="6985"/>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15"/>
                    <a:stretch>
                      <a:fillRect/>
                    </a:stretch>
                  </pic:blipFill>
                  <pic:spPr>
                    <a:xfrm>
                      <a:off x="0" y="0"/>
                      <a:ext cx="5273675" cy="2797175"/>
                    </a:xfrm>
                    <a:prstGeom prst="rect">
                      <a:avLst/>
                    </a:prstGeom>
                    <a:noFill/>
                    <a:ln w="9525">
                      <a:noFill/>
                    </a:ln>
                  </pic:spPr>
                </pic:pic>
              </a:graphicData>
            </a:graphic>
          </wp:inline>
        </w:drawing>
      </w:r>
    </w:p>
    <w:p w:rsidR="00935304" w:rsidRDefault="00972471">
      <w:pPr>
        <w:pStyle w:val="a3"/>
        <w:spacing w:line="360" w:lineRule="auto"/>
        <w:ind w:left="420" w:firstLine="420"/>
        <w:jc w:val="center"/>
        <w:rPr>
          <w:rFonts w:eastAsiaTheme="minorEastAsia"/>
        </w:rPr>
      </w:pPr>
      <w:r>
        <w:t>图</w:t>
      </w:r>
      <w:r>
        <w:t xml:space="preserve"> </w:t>
      </w:r>
      <w:r>
        <w:fldChar w:fldCharType="begin"/>
      </w:r>
      <w:r>
        <w:instrText xml:space="preserve"> SEQ </w:instrText>
      </w:r>
      <w:r>
        <w:instrText>图</w:instrText>
      </w:r>
      <w:r>
        <w:instrText xml:space="preserve"> \* ARABIC </w:instrText>
      </w:r>
      <w:r>
        <w:fldChar w:fldCharType="separate"/>
      </w:r>
      <w:r>
        <w:t>7</w:t>
      </w:r>
      <w:r>
        <w:fldChar w:fldCharType="end"/>
      </w:r>
      <w:r>
        <w:rPr>
          <w:rFonts w:hint="eastAsia"/>
        </w:rPr>
        <w:t xml:space="preserve"> </w:t>
      </w:r>
      <w:r>
        <w:rPr>
          <w:rFonts w:hint="eastAsia"/>
        </w:rPr>
        <w:t>店铺登陆注册页面</w:t>
      </w:r>
    </w:p>
    <w:p w:rsidR="00935304" w:rsidRDefault="00972471">
      <w:pPr>
        <w:spacing w:line="360" w:lineRule="auto"/>
        <w:ind w:left="420" w:firstLine="420"/>
        <w:jc w:val="center"/>
      </w:pPr>
      <w:r>
        <w:rPr>
          <w:noProof/>
        </w:rPr>
        <w:lastRenderedPageBreak/>
        <w:drawing>
          <wp:inline distT="0" distB="0" distL="114300" distR="114300">
            <wp:extent cx="2348865" cy="2815590"/>
            <wp:effectExtent l="0" t="0" r="5715" b="3810"/>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16"/>
                    <a:stretch>
                      <a:fillRect/>
                    </a:stretch>
                  </pic:blipFill>
                  <pic:spPr>
                    <a:xfrm>
                      <a:off x="0" y="0"/>
                      <a:ext cx="2348865" cy="2815590"/>
                    </a:xfrm>
                    <a:prstGeom prst="rect">
                      <a:avLst/>
                    </a:prstGeom>
                    <a:noFill/>
                    <a:ln w="9525">
                      <a:noFill/>
                    </a:ln>
                  </pic:spPr>
                </pic:pic>
              </a:graphicData>
            </a:graphic>
          </wp:inline>
        </w:drawing>
      </w:r>
      <w:r>
        <w:rPr>
          <w:noProof/>
        </w:rPr>
        <w:drawing>
          <wp:inline distT="0" distB="0" distL="114300" distR="114300">
            <wp:extent cx="1823720" cy="2629535"/>
            <wp:effectExtent l="0" t="0" r="5080" b="6985"/>
            <wp:docPr id="1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pic:cNvPicPr>
                      <a:picLocks noChangeAspect="1"/>
                    </pic:cNvPicPr>
                  </pic:nvPicPr>
                  <pic:blipFill>
                    <a:blip r:embed="rId17"/>
                    <a:srcRect l="18622" r="12094"/>
                    <a:stretch>
                      <a:fillRect/>
                    </a:stretch>
                  </pic:blipFill>
                  <pic:spPr>
                    <a:xfrm>
                      <a:off x="0" y="0"/>
                      <a:ext cx="1823720" cy="2629535"/>
                    </a:xfrm>
                    <a:prstGeom prst="rect">
                      <a:avLst/>
                    </a:prstGeom>
                    <a:noFill/>
                    <a:ln w="9525">
                      <a:noFill/>
                    </a:ln>
                  </pic:spPr>
                </pic:pic>
              </a:graphicData>
            </a:graphic>
          </wp:inline>
        </w:drawing>
      </w:r>
    </w:p>
    <w:p w:rsidR="00935304" w:rsidRDefault="00972471">
      <w:pPr>
        <w:pStyle w:val="a3"/>
        <w:spacing w:line="360" w:lineRule="auto"/>
        <w:ind w:left="420" w:firstLine="420"/>
        <w:jc w:val="center"/>
        <w:rPr>
          <w:rFonts w:eastAsiaTheme="minorEastAsia"/>
        </w:rPr>
      </w:pPr>
      <w:r>
        <w:t>图</w:t>
      </w:r>
      <w:r>
        <w:t xml:space="preserve"> </w:t>
      </w:r>
      <w:r>
        <w:fldChar w:fldCharType="begin"/>
      </w:r>
      <w:r>
        <w:instrText xml:space="preserve"> SEQ </w:instrText>
      </w:r>
      <w:r>
        <w:instrText>图</w:instrText>
      </w:r>
      <w:r>
        <w:instrText xml:space="preserve"> \* ARABIC </w:instrText>
      </w:r>
      <w:r>
        <w:fldChar w:fldCharType="separate"/>
      </w:r>
      <w:r>
        <w:t>8</w:t>
      </w:r>
      <w:r>
        <w:fldChar w:fldCharType="end"/>
      </w:r>
      <w:r>
        <w:rPr>
          <w:rFonts w:hint="eastAsia"/>
        </w:rPr>
        <w:t xml:space="preserve"> </w:t>
      </w:r>
      <w:r>
        <w:rPr>
          <w:rFonts w:hint="eastAsia"/>
        </w:rPr>
        <w:t>运营商（管理员）登陆注册页面</w:t>
      </w:r>
    </w:p>
    <w:p w:rsidR="00935304" w:rsidRDefault="00972471">
      <w:pPr>
        <w:spacing w:line="360" w:lineRule="auto"/>
        <w:ind w:left="420" w:firstLine="420"/>
        <w:jc w:val="center"/>
      </w:pPr>
      <w:r>
        <w:rPr>
          <w:noProof/>
        </w:rPr>
        <w:drawing>
          <wp:inline distT="0" distB="0" distL="114300" distR="114300">
            <wp:extent cx="2575560" cy="1789430"/>
            <wp:effectExtent l="0" t="0" r="0" b="1270"/>
            <wp:docPr id="1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8"/>
                    <pic:cNvPicPr>
                      <a:picLocks noChangeAspect="1"/>
                    </pic:cNvPicPr>
                  </pic:nvPicPr>
                  <pic:blipFill>
                    <a:blip r:embed="rId18"/>
                    <a:stretch>
                      <a:fillRect/>
                    </a:stretch>
                  </pic:blipFill>
                  <pic:spPr>
                    <a:xfrm>
                      <a:off x="0" y="0"/>
                      <a:ext cx="2575560" cy="1789430"/>
                    </a:xfrm>
                    <a:prstGeom prst="rect">
                      <a:avLst/>
                    </a:prstGeom>
                    <a:noFill/>
                    <a:ln w="9525">
                      <a:noFill/>
                    </a:ln>
                  </pic:spPr>
                </pic:pic>
              </a:graphicData>
            </a:graphic>
          </wp:inline>
        </w:drawing>
      </w:r>
    </w:p>
    <w:p w:rsidR="00935304" w:rsidRDefault="00972471">
      <w:pPr>
        <w:pStyle w:val="a3"/>
        <w:spacing w:line="360" w:lineRule="auto"/>
        <w:ind w:left="420" w:firstLine="420"/>
        <w:jc w:val="center"/>
        <w:rPr>
          <w:rFonts w:eastAsiaTheme="minorEastAsia"/>
        </w:rPr>
      </w:pPr>
      <w:r>
        <w:t>图</w:t>
      </w:r>
      <w:r>
        <w:t xml:space="preserve"> </w:t>
      </w:r>
      <w:r>
        <w:fldChar w:fldCharType="begin"/>
      </w:r>
      <w:r>
        <w:instrText xml:space="preserve"> SEQ </w:instrText>
      </w:r>
      <w:r>
        <w:instrText>图</w:instrText>
      </w:r>
      <w:r>
        <w:instrText xml:space="preserve"> \* ARABIC </w:instrText>
      </w:r>
      <w:r>
        <w:fldChar w:fldCharType="separate"/>
      </w:r>
      <w:r>
        <w:t>9</w:t>
      </w:r>
      <w:r>
        <w:fldChar w:fldCharType="end"/>
      </w:r>
      <w:r>
        <w:rPr>
          <w:rFonts w:hint="eastAsia"/>
        </w:rPr>
        <w:t xml:space="preserve"> </w:t>
      </w:r>
      <w:r>
        <w:rPr>
          <w:rFonts w:hint="eastAsia"/>
        </w:rPr>
        <w:t>运营商（管理员）用户</w:t>
      </w:r>
      <w:r>
        <w:rPr>
          <w:rFonts w:hint="eastAsia"/>
        </w:rPr>
        <w:t>/</w:t>
      </w:r>
      <w:r>
        <w:rPr>
          <w:rFonts w:hint="eastAsia"/>
        </w:rPr>
        <w:t>店铺管理页面</w:t>
      </w:r>
    </w:p>
    <w:p w:rsidR="00935304" w:rsidRDefault="00972471">
      <w:pPr>
        <w:spacing w:line="360" w:lineRule="auto"/>
        <w:ind w:left="420" w:firstLine="420"/>
        <w:jc w:val="center"/>
      </w:pPr>
      <w:r>
        <w:rPr>
          <w:noProof/>
        </w:rPr>
        <w:drawing>
          <wp:inline distT="0" distB="0" distL="114300" distR="114300">
            <wp:extent cx="5267325" cy="1471930"/>
            <wp:effectExtent l="0" t="0" r="5715" b="6350"/>
            <wp:docPr id="1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9"/>
                    <pic:cNvPicPr>
                      <a:picLocks noChangeAspect="1"/>
                    </pic:cNvPicPr>
                  </pic:nvPicPr>
                  <pic:blipFill>
                    <a:blip r:embed="rId19"/>
                    <a:stretch>
                      <a:fillRect/>
                    </a:stretch>
                  </pic:blipFill>
                  <pic:spPr>
                    <a:xfrm>
                      <a:off x="0" y="0"/>
                      <a:ext cx="5267325" cy="1471930"/>
                    </a:xfrm>
                    <a:prstGeom prst="rect">
                      <a:avLst/>
                    </a:prstGeom>
                    <a:noFill/>
                    <a:ln w="9525">
                      <a:noFill/>
                    </a:ln>
                  </pic:spPr>
                </pic:pic>
              </a:graphicData>
            </a:graphic>
          </wp:inline>
        </w:drawing>
      </w:r>
    </w:p>
    <w:p w:rsidR="00935304" w:rsidRDefault="00972471">
      <w:pPr>
        <w:spacing w:line="360" w:lineRule="auto"/>
        <w:ind w:firstLine="420"/>
        <w:outlineLvl w:val="1"/>
      </w:pPr>
      <w:bookmarkStart w:id="282" w:name="_Toc32587_WPSOffice_Level2"/>
      <w:bookmarkStart w:id="283" w:name="_Toc30810_WPSOffice_Level2"/>
      <w:r>
        <w:rPr>
          <w:rFonts w:hint="eastAsia"/>
        </w:rPr>
        <w:t xml:space="preserve">6.2 </w:t>
      </w:r>
      <w:r>
        <w:rPr>
          <w:rFonts w:hint="eastAsia"/>
        </w:rPr>
        <w:t>软硬件接口</w:t>
      </w:r>
      <w:bookmarkEnd w:id="282"/>
      <w:bookmarkEnd w:id="283"/>
    </w:p>
    <w:p w:rsidR="00935304" w:rsidRDefault="00935304">
      <w:pPr>
        <w:spacing w:line="360" w:lineRule="auto"/>
        <w:ind w:firstLine="420"/>
      </w:pPr>
    </w:p>
    <w:p w:rsidR="00935304" w:rsidRDefault="00972471">
      <w:pPr>
        <w:spacing w:line="360" w:lineRule="auto"/>
        <w:outlineLvl w:val="0"/>
      </w:pPr>
      <w:bookmarkStart w:id="284" w:name="_Toc26558_WPSOffice_Level1"/>
      <w:bookmarkStart w:id="285" w:name="_Toc12880_WPSOffice_Level1"/>
      <w:r>
        <w:rPr>
          <w:rFonts w:hint="eastAsia"/>
        </w:rPr>
        <w:t xml:space="preserve">7 </w:t>
      </w:r>
      <w:r>
        <w:rPr>
          <w:rFonts w:hint="eastAsia"/>
        </w:rPr>
        <w:t>环境</w:t>
      </w:r>
      <w:bookmarkEnd w:id="284"/>
      <w:bookmarkEnd w:id="285"/>
    </w:p>
    <w:p w:rsidR="00935304" w:rsidRDefault="00972471">
      <w:pPr>
        <w:spacing w:line="360" w:lineRule="auto"/>
        <w:ind w:firstLine="420"/>
        <w:outlineLvl w:val="1"/>
      </w:pPr>
      <w:bookmarkStart w:id="286" w:name="_Toc12574_WPSOffice_Level2"/>
      <w:bookmarkStart w:id="287" w:name="_Toc28702_WPSOffice_Level2"/>
      <w:r>
        <w:rPr>
          <w:rFonts w:hint="eastAsia"/>
        </w:rPr>
        <w:t xml:space="preserve">7.1 </w:t>
      </w:r>
      <w:r>
        <w:rPr>
          <w:rFonts w:hint="eastAsia"/>
        </w:rPr>
        <w:t>运行环境</w:t>
      </w:r>
      <w:bookmarkEnd w:id="286"/>
      <w:bookmarkEnd w:id="287"/>
    </w:p>
    <w:p w:rsidR="00935304" w:rsidRDefault="00972471">
      <w:pPr>
        <w:spacing w:line="360" w:lineRule="auto"/>
        <w:ind w:left="420" w:firstLine="420"/>
      </w:pPr>
      <w:r>
        <w:rPr>
          <w:rFonts w:hint="eastAsia"/>
        </w:rPr>
        <w:t>要求可运行于</w:t>
      </w:r>
      <w:r>
        <w:rPr>
          <w:rFonts w:hint="eastAsia"/>
        </w:rPr>
        <w:t>windows</w:t>
      </w:r>
      <w:r>
        <w:rPr>
          <w:rFonts w:hint="eastAsia"/>
        </w:rPr>
        <w:t>、</w:t>
      </w:r>
      <w:r>
        <w:rPr>
          <w:rFonts w:hint="eastAsia"/>
        </w:rPr>
        <w:t>linux</w:t>
      </w:r>
      <w:r>
        <w:rPr>
          <w:rFonts w:hint="eastAsia"/>
        </w:rPr>
        <w:t>、</w:t>
      </w:r>
      <w:r>
        <w:rPr>
          <w:rFonts w:hint="eastAsia"/>
        </w:rPr>
        <w:t>os</w:t>
      </w:r>
      <w:r>
        <w:rPr>
          <w:rFonts w:hint="eastAsia"/>
        </w:rPr>
        <w:t>操作系统的电脑，并可适用于各种浏览器上。</w:t>
      </w:r>
    </w:p>
    <w:p w:rsidR="00935304" w:rsidRDefault="00972471">
      <w:pPr>
        <w:spacing w:line="360" w:lineRule="auto"/>
        <w:ind w:firstLine="420"/>
        <w:outlineLvl w:val="1"/>
      </w:pPr>
      <w:bookmarkStart w:id="288" w:name="_Toc28291_WPSOffice_Level2"/>
      <w:bookmarkStart w:id="289" w:name="_Toc7335_WPSOffice_Level2"/>
      <w:r>
        <w:rPr>
          <w:rFonts w:hint="eastAsia"/>
        </w:rPr>
        <w:t xml:space="preserve">7.2 </w:t>
      </w:r>
      <w:r>
        <w:rPr>
          <w:rFonts w:hint="eastAsia"/>
        </w:rPr>
        <w:t>开发环境</w:t>
      </w:r>
      <w:bookmarkEnd w:id="288"/>
      <w:bookmarkEnd w:id="289"/>
    </w:p>
    <w:p w:rsidR="00935304" w:rsidRDefault="00972471">
      <w:pPr>
        <w:spacing w:line="360" w:lineRule="auto"/>
        <w:ind w:left="420" w:firstLine="420"/>
        <w:outlineLvl w:val="1"/>
      </w:pPr>
      <w:r>
        <w:rPr>
          <w:rFonts w:hint="eastAsia"/>
        </w:rPr>
        <w:lastRenderedPageBreak/>
        <w:t>Eclipse</w:t>
      </w:r>
      <w:r>
        <w:rPr>
          <w:rFonts w:hint="eastAsia"/>
        </w:rPr>
        <w:t>、</w:t>
      </w:r>
      <w:r>
        <w:rPr>
          <w:rFonts w:hint="eastAsia"/>
        </w:rPr>
        <w:t>mysql</w:t>
      </w:r>
      <w:r>
        <w:rPr>
          <w:rFonts w:hint="eastAsia"/>
        </w:rPr>
        <w:t>。</w:t>
      </w:r>
    </w:p>
    <w:p w:rsidR="00935304" w:rsidRDefault="00935304">
      <w:pPr>
        <w:spacing w:line="360" w:lineRule="auto"/>
        <w:ind w:left="420" w:firstLine="420"/>
        <w:outlineLvl w:val="1"/>
      </w:pPr>
    </w:p>
    <w:p w:rsidR="00935304" w:rsidRDefault="00935304">
      <w:pPr>
        <w:spacing w:line="360" w:lineRule="auto"/>
        <w:ind w:left="420" w:firstLine="420"/>
        <w:outlineLvl w:val="1"/>
      </w:pPr>
    </w:p>
    <w:p w:rsidR="00935304" w:rsidRDefault="00935304">
      <w:pPr>
        <w:spacing w:line="360" w:lineRule="auto"/>
        <w:ind w:left="420" w:firstLine="420"/>
        <w:outlineLvl w:val="1"/>
      </w:pPr>
    </w:p>
    <w:p w:rsidR="00935304" w:rsidRDefault="00935304">
      <w:pPr>
        <w:spacing w:line="360" w:lineRule="auto"/>
        <w:ind w:firstLine="420"/>
      </w:pPr>
    </w:p>
    <w:sectPr w:rsidR="00935304">
      <w:footerReference w:type="default" r:id="rId2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8235E" w:rsidRDefault="0048235E">
      <w:r>
        <w:separator/>
      </w:r>
    </w:p>
  </w:endnote>
  <w:endnote w:type="continuationSeparator" w:id="0">
    <w:p w:rsidR="0048235E" w:rsidRDefault="004823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35304" w:rsidRDefault="00972471">
    <w:pPr>
      <w:pStyle w:val="a4"/>
    </w:pPr>
    <w:r>
      <w:rPr>
        <w:noProof/>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935304" w:rsidRDefault="00972471">
                          <w:pPr>
                            <w:pStyle w:val="a4"/>
                          </w:pPr>
                          <w:r>
                            <w:rPr>
                              <w:rFonts w:hint="eastAsia"/>
                            </w:rPr>
                            <w:t>第</w:t>
                          </w:r>
                          <w:r>
                            <w:rPr>
                              <w:rFonts w:hint="eastAsia"/>
                            </w:rPr>
                            <w:t xml:space="preserve"> </w:t>
                          </w:r>
                          <w:r>
                            <w:rPr>
                              <w:rFonts w:hint="eastAsia"/>
                            </w:rPr>
                            <w:fldChar w:fldCharType="begin"/>
                          </w:r>
                          <w:r>
                            <w:rPr>
                              <w:rFonts w:hint="eastAsia"/>
                            </w:rPr>
                            <w:instrText xml:space="preserve"> PAGE  \* MERGEFORMAT </w:instrText>
                          </w:r>
                          <w:r>
                            <w:rPr>
                              <w:rFonts w:hint="eastAsia"/>
                            </w:rPr>
                            <w:fldChar w:fldCharType="separate"/>
                          </w:r>
                          <w:r w:rsidR="001A2F6B">
                            <w:rPr>
                              <w:noProof/>
                            </w:rPr>
                            <w:t>11</w:t>
                          </w:r>
                          <w:r>
                            <w:rPr>
                              <w:rFonts w:hint="eastAsia"/>
                            </w:rPr>
                            <w:fldChar w:fldCharType="end"/>
                          </w:r>
                          <w:r>
                            <w:rPr>
                              <w:rFonts w:hint="eastAsia"/>
                            </w:rPr>
                            <w:t xml:space="preserve"> </w:t>
                          </w:r>
                          <w:r>
                            <w:rPr>
                              <w:rFonts w:hint="eastAsia"/>
                            </w:rPr>
                            <w:t>页</w:t>
                          </w:r>
                          <w:r>
                            <w:rPr>
                              <w:rFonts w:hint="eastAsia"/>
                            </w:rPr>
                            <w:t xml:space="preserve"> </w:t>
                          </w:r>
                          <w:r>
                            <w:rPr>
                              <w:rFonts w:hint="eastAsia"/>
                            </w:rPr>
                            <w:t>共</w:t>
                          </w:r>
                          <w:r>
                            <w:rPr>
                              <w:rFonts w:hint="eastAsia"/>
                            </w:rPr>
                            <w:t xml:space="preserve"> </w:t>
                          </w:r>
                          <w:fldSimple w:instr=" NUMPAGES  \* MERGEFORMAT ">
                            <w:ins w:id="290" w:author="xb21cn" w:date="2018-06-01T23:22:00Z">
                              <w:r w:rsidR="001A2F6B">
                                <w:rPr>
                                  <w:noProof/>
                                </w:rPr>
                                <w:t>16</w:t>
                              </w:r>
                            </w:ins>
                            <w:del w:id="291" w:author="xb21cn" w:date="2018-06-01T22:14:00Z">
                              <w:r w:rsidR="00230D7B" w:rsidDel="00230D7B">
                                <w:rPr>
                                  <w:noProof/>
                                </w:rPr>
                                <w:delText>14</w:delText>
                              </w:r>
                            </w:del>
                          </w:fldSimple>
                          <w:r>
                            <w:rPr>
                              <w:rFonts w:hint="eastAsia"/>
                            </w:rPr>
                            <w:t xml:space="preserve"> </w:t>
                          </w:r>
                          <w:r>
                            <w:rPr>
                              <w:rFonts w:hint="eastAsia"/>
                            </w:rPr>
                            <w:t>页</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1" o:spid="_x0000_s1026" type="#_x0000_t202" style="position:absolute;margin-left:0;margin-top:0;width:2in;height:2in;z-index:25165824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" filled="f" stroked="f" strokeweight=".5pt">
              <v:textbox style="mso-fit-shape-to-text:t" inset="0,0,0,0">
                <w:txbxContent>
                  <w:p w:rsidR="00935304" w:rsidRDefault="00972471">
                    <w:pPr>
                      <w:pStyle w:val="a4"/>
                    </w:pPr>
                    <w:r>
                      <w:rPr>
                        <w:rFonts w:hint="eastAsia"/>
                      </w:rPr>
                      <w:t>第</w:t>
                    </w:r>
                    <w:r>
                      <w:rPr>
                        <w:rFonts w:hint="eastAsia"/>
                      </w:rPr>
                      <w:t xml:space="preserve"> </w:t>
                    </w:r>
                    <w:r>
                      <w:rPr>
                        <w:rFonts w:hint="eastAsia"/>
                      </w:rPr>
                      <w:fldChar w:fldCharType="begin"/>
                    </w:r>
                    <w:r>
                      <w:rPr>
                        <w:rFonts w:hint="eastAsia"/>
                      </w:rPr>
                      <w:instrText xml:space="preserve"> PAGE  \* MERGEFORMAT </w:instrText>
                    </w:r>
                    <w:r>
                      <w:rPr>
                        <w:rFonts w:hint="eastAsia"/>
                      </w:rPr>
                      <w:fldChar w:fldCharType="separate"/>
                    </w:r>
                    <w:r w:rsidR="001A2F6B">
                      <w:rPr>
                        <w:noProof/>
                      </w:rPr>
                      <w:t>11</w:t>
                    </w:r>
                    <w:r>
                      <w:rPr>
                        <w:rFonts w:hint="eastAsia"/>
                      </w:rPr>
                      <w:fldChar w:fldCharType="end"/>
                    </w:r>
                    <w:r>
                      <w:rPr>
                        <w:rFonts w:hint="eastAsia"/>
                      </w:rPr>
                      <w:t xml:space="preserve"> </w:t>
                    </w:r>
                    <w:r>
                      <w:rPr>
                        <w:rFonts w:hint="eastAsia"/>
                      </w:rPr>
                      <w:t>页</w:t>
                    </w:r>
                    <w:r>
                      <w:rPr>
                        <w:rFonts w:hint="eastAsia"/>
                      </w:rPr>
                      <w:t xml:space="preserve"> </w:t>
                    </w:r>
                    <w:r>
                      <w:rPr>
                        <w:rFonts w:hint="eastAsia"/>
                      </w:rPr>
                      <w:t>共</w:t>
                    </w:r>
                    <w:r>
                      <w:rPr>
                        <w:rFonts w:hint="eastAsia"/>
                      </w:rPr>
                      <w:t xml:space="preserve"> </w:t>
                    </w:r>
                    <w:fldSimple w:instr=" NUMPAGES  \* MERGEFORMAT ">
                      <w:ins w:id="292" w:author="xb21cn" w:date="2018-06-01T23:22:00Z">
                        <w:r w:rsidR="001A2F6B">
                          <w:rPr>
                            <w:noProof/>
                          </w:rPr>
                          <w:t>16</w:t>
                        </w:r>
                      </w:ins>
                      <w:del w:id="293" w:author="xb21cn" w:date="2018-06-01T22:14:00Z">
                        <w:r w:rsidR="00230D7B" w:rsidDel="00230D7B">
                          <w:rPr>
                            <w:noProof/>
                          </w:rPr>
                          <w:delText>14</w:delText>
                        </w:r>
                      </w:del>
                    </w:fldSimple>
                    <w:r>
                      <w:rPr>
                        <w:rFonts w:hint="eastAsia"/>
                      </w:rPr>
                      <w:t xml:space="preserve"> </w:t>
                    </w:r>
                    <w:r>
                      <w:rPr>
                        <w:rFonts w:hint="eastAsia"/>
                      </w:rPr>
                      <w:t>页</w:t>
                    </w:r>
                  </w:p>
                </w:txbxContent>
              </v:textbox>
              <w10:wrap anchorx="margin"/>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8235E" w:rsidRDefault="0048235E">
      <w:r>
        <w:separator/>
      </w:r>
    </w:p>
  </w:footnote>
  <w:footnote w:type="continuationSeparator" w:id="0">
    <w:p w:rsidR="0048235E" w:rsidRDefault="0048235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C3C796D"/>
    <w:multiLevelType w:val="multilevel"/>
    <w:tmpl w:val="9C3C796D"/>
    <w:lvl w:ilvl="0">
      <w:start w:val="1"/>
      <w:numFmt w:val="decimal"/>
      <w:suff w:val="nothing"/>
      <w:lvlText w:val="（%1）"/>
      <w:lvlJc w:val="left"/>
    </w:lvl>
    <w:lvl w:ilvl="1">
      <w:start w:val="1"/>
      <w:numFmt w:val="decimalEnclosedCircleChinese"/>
      <w:lvlText w:val="%2"/>
      <w:lvlJc w:val="left"/>
      <w:pPr>
        <w:tabs>
          <w:tab w:val="left" w:pos="840"/>
        </w:tabs>
        <w:ind w:left="840" w:hanging="420"/>
      </w:pPr>
      <w:rPr>
        <w:rFonts w:hint="default"/>
      </w:rPr>
    </w:lvl>
    <w:lvl w:ilvl="2">
      <w:start w:val="1"/>
      <w:numFmt w:val="decimal"/>
      <w:lvlText w:val="%3)"/>
      <w:lvlJc w:val="left"/>
      <w:pPr>
        <w:tabs>
          <w:tab w:val="left" w:pos="1260"/>
        </w:tabs>
        <w:ind w:left="1260" w:hanging="420"/>
      </w:pPr>
      <w:rPr>
        <w:rFonts w:hint="default"/>
      </w:rPr>
    </w:lvl>
    <w:lvl w:ilvl="3">
      <w:start w:val="1"/>
      <w:numFmt w:val="lowerLetter"/>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1">
    <w:nsid w:val="CF7D52F0"/>
    <w:multiLevelType w:val="multilevel"/>
    <w:tmpl w:val="CF7D52F0"/>
    <w:lvl w:ilvl="0">
      <w:start w:val="2"/>
      <w:numFmt w:val="chineseCounting"/>
      <w:suff w:val="nothing"/>
      <w:lvlText w:val="（%1）"/>
      <w:lvlJc w:val="left"/>
      <w:rPr>
        <w:rFonts w:hint="eastAsia"/>
      </w:rPr>
    </w:lvl>
    <w:lvl w:ilvl="1">
      <w:start w:val="1"/>
      <w:numFmt w:val="decimal"/>
      <w:suff w:val="nothing"/>
      <w:lvlText w:val="%2．"/>
      <w:lvlJc w:val="left"/>
      <w:rPr>
        <w:rFonts w:hint="eastAsia"/>
      </w:rPr>
    </w:lvl>
    <w:lvl w:ilvl="2">
      <w:start w:val="1"/>
      <w:numFmt w:val="decimal"/>
      <w:suff w:val="nothing"/>
      <w:lvlText w:val="（%3）"/>
      <w:lvlJc w:val="left"/>
      <w:rPr>
        <w:rFonts w:hint="eastAsia"/>
      </w:rPr>
    </w:lvl>
    <w:lvl w:ilvl="3">
      <w:start w:val="1"/>
      <w:numFmt w:val="decimalEnclosedCircleChinese"/>
      <w:suff w:val="nothing"/>
      <w:lvlText w:val="%4"/>
      <w:lvlJc w:val="left"/>
      <w:rPr>
        <w:rFonts w:hint="eastAsia"/>
      </w:rPr>
    </w:lvl>
    <w:lvl w:ilvl="4">
      <w:start w:val="1"/>
      <w:numFmt w:val="decimal"/>
      <w:suff w:val="nothing"/>
      <w:lvlText w:val="%5）"/>
      <w:lvlJc w:val="left"/>
      <w:rPr>
        <w:rFonts w:hint="eastAsia"/>
      </w:rPr>
    </w:lvl>
    <w:lvl w:ilvl="5">
      <w:start w:val="1"/>
      <w:numFmt w:val="lowerLetter"/>
      <w:suff w:val="nothing"/>
      <w:lvlText w:val="%6．"/>
      <w:lvlJc w:val="left"/>
      <w:rPr>
        <w:rFonts w:hint="eastAsia"/>
      </w:rPr>
    </w:lvl>
    <w:lvl w:ilvl="6">
      <w:start w:val="1"/>
      <w:numFmt w:val="lowerLetter"/>
      <w:suff w:val="nothing"/>
      <w:lvlText w:val="%7）"/>
      <w:lvlJc w:val="left"/>
      <w:rPr>
        <w:rFonts w:hint="eastAsia"/>
      </w:rPr>
    </w:lvl>
    <w:lvl w:ilvl="7">
      <w:start w:val="1"/>
      <w:numFmt w:val="lowerRoman"/>
      <w:suff w:val="nothing"/>
      <w:lvlText w:val="%8．"/>
      <w:lvlJc w:val="left"/>
      <w:rPr>
        <w:rFonts w:hint="eastAsia"/>
      </w:rPr>
    </w:lvl>
    <w:lvl w:ilvl="8">
      <w:start w:val="1"/>
      <w:numFmt w:val="lowerRoman"/>
      <w:suff w:val="nothing"/>
      <w:lvlText w:val="%9）"/>
      <w:lvlJc w:val="left"/>
      <w:rPr>
        <w:rFonts w:hint="eastAsia"/>
      </w:rPr>
    </w:lvl>
  </w:abstractNum>
  <w:abstractNum w:abstractNumId="2">
    <w:nsid w:val="1615A3D4"/>
    <w:multiLevelType w:val="multilevel"/>
    <w:tmpl w:val="1615A3D4"/>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bordersDoNotSurroundHeader/>
  <w:bordersDoNotSurroundFooter/>
  <w:trackRevisions/>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35304"/>
    <w:rsid w:val="001A2F6B"/>
    <w:rsid w:val="00230D7B"/>
    <w:rsid w:val="0038497F"/>
    <w:rsid w:val="003A718B"/>
    <w:rsid w:val="00425E64"/>
    <w:rsid w:val="0048235E"/>
    <w:rsid w:val="00697869"/>
    <w:rsid w:val="00935304"/>
    <w:rsid w:val="00972471"/>
    <w:rsid w:val="037E415A"/>
    <w:rsid w:val="03BA0B0C"/>
    <w:rsid w:val="04C50129"/>
    <w:rsid w:val="077A3FB0"/>
    <w:rsid w:val="0BFD4CDF"/>
    <w:rsid w:val="11602C28"/>
    <w:rsid w:val="13182791"/>
    <w:rsid w:val="154D7585"/>
    <w:rsid w:val="1588078B"/>
    <w:rsid w:val="21AD16A0"/>
    <w:rsid w:val="24D4012A"/>
    <w:rsid w:val="26171C5C"/>
    <w:rsid w:val="2CBF308D"/>
    <w:rsid w:val="2DA351BE"/>
    <w:rsid w:val="370C5F0B"/>
    <w:rsid w:val="377A48EA"/>
    <w:rsid w:val="3A0A7616"/>
    <w:rsid w:val="3C0519A9"/>
    <w:rsid w:val="3CA952D9"/>
    <w:rsid w:val="3D067F87"/>
    <w:rsid w:val="3DE17D6B"/>
    <w:rsid w:val="406C5667"/>
    <w:rsid w:val="43950F69"/>
    <w:rsid w:val="4BAB5BA8"/>
    <w:rsid w:val="4F3667E0"/>
    <w:rsid w:val="534C53DD"/>
    <w:rsid w:val="54BA0156"/>
    <w:rsid w:val="56E25285"/>
    <w:rsid w:val="5BE918E6"/>
    <w:rsid w:val="5C7469C2"/>
    <w:rsid w:val="5DF7012E"/>
    <w:rsid w:val="5EC27A26"/>
    <w:rsid w:val="5FA03687"/>
    <w:rsid w:val="5FAE373E"/>
    <w:rsid w:val="628573F6"/>
    <w:rsid w:val="699B1FD5"/>
    <w:rsid w:val="6A31026B"/>
    <w:rsid w:val="6D585798"/>
    <w:rsid w:val="6F573C51"/>
    <w:rsid w:val="6F5F61C7"/>
    <w:rsid w:val="6FFE1DDE"/>
    <w:rsid w:val="730F78A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unhideWhenUsed="1"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qFormat="1"/>
    <w:lsdException w:name="footer"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Grid" w:qFormat="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kern w:val="2"/>
      <w:sz w:val="21"/>
      <w:szCs w:val="24"/>
    </w:rPr>
  </w:style>
  <w:style w:type="paragraph" w:styleId="1">
    <w:name w:val="heading 1"/>
    <w:basedOn w:val="a"/>
    <w:next w:val="a"/>
    <w:qFormat/>
    <w:pPr>
      <w:keepNext/>
      <w:keepLines/>
      <w:spacing w:before="340" w:after="330" w:line="576" w:lineRule="auto"/>
      <w:outlineLvl w:val="0"/>
    </w:pPr>
    <w:rPr>
      <w:b/>
      <w:kern w:val="44"/>
      <w:sz w:val="44"/>
    </w:rPr>
  </w:style>
  <w:style w:type="paragraph" w:styleId="2">
    <w:name w:val="heading 2"/>
    <w:basedOn w:val="a"/>
    <w:next w:val="a"/>
    <w:unhideWhenUsed/>
    <w:qFormat/>
    <w:pPr>
      <w:keepNext/>
      <w:keepLines/>
      <w:spacing w:before="260" w:after="260" w:line="413" w:lineRule="auto"/>
      <w:outlineLvl w:val="1"/>
    </w:pPr>
    <w:rPr>
      <w:rFonts w:ascii="Arial" w:eastAsia="黑体" w:hAnsi="Arial"/>
      <w:b/>
      <w:sz w:val="32"/>
    </w:rPr>
  </w:style>
  <w:style w:type="paragraph" w:styleId="3">
    <w:name w:val="heading 3"/>
    <w:basedOn w:val="a"/>
    <w:next w:val="a"/>
    <w:unhideWhenUsed/>
    <w:qFormat/>
    <w:pPr>
      <w:keepNext/>
      <w:keepLines/>
      <w:spacing w:before="260" w:after="260" w:line="413" w:lineRule="auto"/>
      <w:outlineLvl w:val="2"/>
    </w:pPr>
    <w:rPr>
      <w:b/>
      <w:sz w:val="32"/>
    </w:rPr>
  </w:style>
  <w:style w:type="paragraph" w:styleId="4">
    <w:name w:val="heading 4"/>
    <w:basedOn w:val="a"/>
    <w:next w:val="a"/>
    <w:unhideWhenUsed/>
    <w:qFormat/>
    <w:pPr>
      <w:keepNext/>
      <w:keepLines/>
      <w:spacing w:before="280" w:after="290" w:line="372" w:lineRule="auto"/>
      <w:outlineLvl w:val="3"/>
    </w:pPr>
    <w:rPr>
      <w:rFonts w:ascii="Arial" w:eastAsia="黑体" w:hAnsi="Arial"/>
      <w:b/>
      <w:sz w:val="28"/>
    </w:rPr>
  </w:style>
  <w:style w:type="paragraph" w:styleId="5">
    <w:name w:val="heading 5"/>
    <w:basedOn w:val="a"/>
    <w:next w:val="a"/>
    <w:semiHidden/>
    <w:unhideWhenUsed/>
    <w:qFormat/>
    <w:pPr>
      <w:keepNext/>
      <w:keepLines/>
      <w:spacing w:before="280" w:after="290" w:line="372" w:lineRule="auto"/>
      <w:outlineLvl w:val="4"/>
    </w:pPr>
    <w:rPr>
      <w:b/>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semiHidden/>
    <w:unhideWhenUsed/>
    <w:qFormat/>
    <w:rPr>
      <w:rFonts w:ascii="Arial" w:eastAsia="黑体" w:hAnsi="Arial"/>
      <w:sz w:val="20"/>
    </w:rPr>
  </w:style>
  <w:style w:type="paragraph" w:styleId="a4">
    <w:name w:val="footer"/>
    <w:basedOn w:val="a"/>
    <w:qFormat/>
    <w:pPr>
      <w:tabs>
        <w:tab w:val="center" w:pos="4153"/>
        <w:tab w:val="right" w:pos="8306"/>
      </w:tabs>
      <w:snapToGrid w:val="0"/>
      <w:jc w:val="left"/>
    </w:pPr>
    <w:rPr>
      <w:sz w:val="18"/>
    </w:rPr>
  </w:style>
  <w:style w:type="paragraph" w:styleId="a5">
    <w:name w:val="header"/>
    <w:basedOn w:val="a"/>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a6">
    <w:name w:val="Normal (Web)"/>
    <w:basedOn w:val="a"/>
    <w:pPr>
      <w:spacing w:beforeAutospacing="1" w:afterAutospacing="1"/>
      <w:jc w:val="left"/>
    </w:pPr>
    <w:rPr>
      <w:rFonts w:cs="Times New Roman"/>
      <w:kern w:val="0"/>
      <w:sz w:val="24"/>
    </w:rPr>
  </w:style>
  <w:style w:type="table" w:styleId="a7">
    <w:name w:val="Table Grid"/>
    <w:basedOn w:val="a1"/>
    <w:qFormat/>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WPSOffice1">
    <w:name w:val="WPSOffice手动目录 1"/>
  </w:style>
  <w:style w:type="paragraph" w:customStyle="1" w:styleId="WPSOffice2">
    <w:name w:val="WPSOffice手动目录 2"/>
    <w:pPr>
      <w:ind w:leftChars="200" w:left="200"/>
    </w:pPr>
  </w:style>
  <w:style w:type="paragraph" w:styleId="a8">
    <w:name w:val="List Paragraph"/>
    <w:basedOn w:val="a"/>
    <w:uiPriority w:val="34"/>
    <w:qFormat/>
    <w:pPr>
      <w:ind w:firstLineChars="200" w:firstLine="420"/>
    </w:pPr>
  </w:style>
  <w:style w:type="character" w:customStyle="1" w:styleId="10">
    <w:name w:val="要点1"/>
    <w:basedOn w:val="a0"/>
  </w:style>
  <w:style w:type="paragraph" w:styleId="a9">
    <w:name w:val="Balloon Text"/>
    <w:basedOn w:val="a"/>
    <w:link w:val="Char"/>
    <w:rsid w:val="00425E64"/>
    <w:rPr>
      <w:sz w:val="18"/>
      <w:szCs w:val="18"/>
    </w:rPr>
  </w:style>
  <w:style w:type="character" w:customStyle="1" w:styleId="Char">
    <w:name w:val="批注框文本 Char"/>
    <w:basedOn w:val="a0"/>
    <w:link w:val="a9"/>
    <w:rsid w:val="00425E64"/>
    <w:rPr>
      <w:kern w:val="2"/>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unhideWhenUsed="1"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qFormat="1"/>
    <w:lsdException w:name="footer"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Grid" w:qFormat="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kern w:val="2"/>
      <w:sz w:val="21"/>
      <w:szCs w:val="24"/>
    </w:rPr>
  </w:style>
  <w:style w:type="paragraph" w:styleId="1">
    <w:name w:val="heading 1"/>
    <w:basedOn w:val="a"/>
    <w:next w:val="a"/>
    <w:qFormat/>
    <w:pPr>
      <w:keepNext/>
      <w:keepLines/>
      <w:spacing w:before="340" w:after="330" w:line="576" w:lineRule="auto"/>
      <w:outlineLvl w:val="0"/>
    </w:pPr>
    <w:rPr>
      <w:b/>
      <w:kern w:val="44"/>
      <w:sz w:val="44"/>
    </w:rPr>
  </w:style>
  <w:style w:type="paragraph" w:styleId="2">
    <w:name w:val="heading 2"/>
    <w:basedOn w:val="a"/>
    <w:next w:val="a"/>
    <w:unhideWhenUsed/>
    <w:qFormat/>
    <w:pPr>
      <w:keepNext/>
      <w:keepLines/>
      <w:spacing w:before="260" w:after="260" w:line="413" w:lineRule="auto"/>
      <w:outlineLvl w:val="1"/>
    </w:pPr>
    <w:rPr>
      <w:rFonts w:ascii="Arial" w:eastAsia="黑体" w:hAnsi="Arial"/>
      <w:b/>
      <w:sz w:val="32"/>
    </w:rPr>
  </w:style>
  <w:style w:type="paragraph" w:styleId="3">
    <w:name w:val="heading 3"/>
    <w:basedOn w:val="a"/>
    <w:next w:val="a"/>
    <w:unhideWhenUsed/>
    <w:qFormat/>
    <w:pPr>
      <w:keepNext/>
      <w:keepLines/>
      <w:spacing w:before="260" w:after="260" w:line="413" w:lineRule="auto"/>
      <w:outlineLvl w:val="2"/>
    </w:pPr>
    <w:rPr>
      <w:b/>
      <w:sz w:val="32"/>
    </w:rPr>
  </w:style>
  <w:style w:type="paragraph" w:styleId="4">
    <w:name w:val="heading 4"/>
    <w:basedOn w:val="a"/>
    <w:next w:val="a"/>
    <w:unhideWhenUsed/>
    <w:qFormat/>
    <w:pPr>
      <w:keepNext/>
      <w:keepLines/>
      <w:spacing w:before="280" w:after="290" w:line="372" w:lineRule="auto"/>
      <w:outlineLvl w:val="3"/>
    </w:pPr>
    <w:rPr>
      <w:rFonts w:ascii="Arial" w:eastAsia="黑体" w:hAnsi="Arial"/>
      <w:b/>
      <w:sz w:val="28"/>
    </w:rPr>
  </w:style>
  <w:style w:type="paragraph" w:styleId="5">
    <w:name w:val="heading 5"/>
    <w:basedOn w:val="a"/>
    <w:next w:val="a"/>
    <w:semiHidden/>
    <w:unhideWhenUsed/>
    <w:qFormat/>
    <w:pPr>
      <w:keepNext/>
      <w:keepLines/>
      <w:spacing w:before="280" w:after="290" w:line="372" w:lineRule="auto"/>
      <w:outlineLvl w:val="4"/>
    </w:pPr>
    <w:rPr>
      <w:b/>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semiHidden/>
    <w:unhideWhenUsed/>
    <w:qFormat/>
    <w:rPr>
      <w:rFonts w:ascii="Arial" w:eastAsia="黑体" w:hAnsi="Arial"/>
      <w:sz w:val="20"/>
    </w:rPr>
  </w:style>
  <w:style w:type="paragraph" w:styleId="a4">
    <w:name w:val="footer"/>
    <w:basedOn w:val="a"/>
    <w:qFormat/>
    <w:pPr>
      <w:tabs>
        <w:tab w:val="center" w:pos="4153"/>
        <w:tab w:val="right" w:pos="8306"/>
      </w:tabs>
      <w:snapToGrid w:val="0"/>
      <w:jc w:val="left"/>
    </w:pPr>
    <w:rPr>
      <w:sz w:val="18"/>
    </w:rPr>
  </w:style>
  <w:style w:type="paragraph" w:styleId="a5">
    <w:name w:val="header"/>
    <w:basedOn w:val="a"/>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a6">
    <w:name w:val="Normal (Web)"/>
    <w:basedOn w:val="a"/>
    <w:pPr>
      <w:spacing w:beforeAutospacing="1" w:afterAutospacing="1"/>
      <w:jc w:val="left"/>
    </w:pPr>
    <w:rPr>
      <w:rFonts w:cs="Times New Roman"/>
      <w:kern w:val="0"/>
      <w:sz w:val="24"/>
    </w:rPr>
  </w:style>
  <w:style w:type="table" w:styleId="a7">
    <w:name w:val="Table Grid"/>
    <w:basedOn w:val="a1"/>
    <w:qFormat/>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WPSOffice1">
    <w:name w:val="WPSOffice手动目录 1"/>
  </w:style>
  <w:style w:type="paragraph" w:customStyle="1" w:styleId="WPSOffice2">
    <w:name w:val="WPSOffice手动目录 2"/>
    <w:pPr>
      <w:ind w:leftChars="200" w:left="200"/>
    </w:pPr>
  </w:style>
  <w:style w:type="paragraph" w:styleId="a8">
    <w:name w:val="List Paragraph"/>
    <w:basedOn w:val="a"/>
    <w:uiPriority w:val="34"/>
    <w:qFormat/>
    <w:pPr>
      <w:ind w:firstLineChars="200" w:firstLine="420"/>
    </w:pPr>
  </w:style>
  <w:style w:type="character" w:customStyle="1" w:styleId="10">
    <w:name w:val="要点1"/>
    <w:basedOn w:val="a0"/>
  </w:style>
  <w:style w:type="paragraph" w:styleId="a9">
    <w:name w:val="Balloon Text"/>
    <w:basedOn w:val="a"/>
    <w:link w:val="Char"/>
    <w:rsid w:val="00425E64"/>
    <w:rPr>
      <w:sz w:val="18"/>
      <w:szCs w:val="18"/>
    </w:rPr>
  </w:style>
  <w:style w:type="character" w:customStyle="1" w:styleId="Char">
    <w:name w:val="批注框文本 Char"/>
    <w:basedOn w:val="a0"/>
    <w:link w:val="a9"/>
    <w:rsid w:val="00425E64"/>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3f6c3339-f653-408c-ab85-da472fa4cddf}"/>
        <w:category>
          <w:name w:val="常规"/>
          <w:gallery w:val="placeholder"/>
        </w:category>
        <w:types>
          <w:type w:val="bbPlcHdr"/>
        </w:types>
        <w:behaviors>
          <w:behavior w:val="content"/>
        </w:behaviors>
        <w:guid w:val="{3F6C3339-F653-408C-AB85-DA472FA4CDDF}"/>
      </w:docPartPr>
      <w:docPartBody>
        <w:p w:rsidR="002C5F06" w:rsidRDefault="0056530E">
          <w:r>
            <w:rPr>
              <w:color w:val="808080"/>
            </w:rPr>
            <w:t>单击此处输入文字。</w:t>
          </w:r>
        </w:p>
      </w:docPartBody>
    </w:docPart>
    <w:docPart>
      <w:docPartPr>
        <w:name w:val="{0602e196-1a4a-4d09-a13d-6fac6956614f}"/>
        <w:category>
          <w:name w:val="常规"/>
          <w:gallery w:val="placeholder"/>
        </w:category>
        <w:types>
          <w:type w:val="bbPlcHdr"/>
        </w:types>
        <w:behaviors>
          <w:behavior w:val="content"/>
        </w:behaviors>
        <w:guid w:val="{0602E196-1A4A-4D09-A13D-6FAC6956614F}"/>
      </w:docPartPr>
      <w:docPartBody>
        <w:p w:rsidR="002C5F06" w:rsidRDefault="0056530E">
          <w:r>
            <w:rPr>
              <w:color w:val="808080"/>
            </w:rPr>
            <w:t>单击此处输入文字。</w:t>
          </w:r>
        </w:p>
      </w:docPartBody>
    </w:docPart>
    <w:docPart>
      <w:docPartPr>
        <w:name w:val="{5956a07d-9919-4c50-82f9-4af1a34fd28d}"/>
        <w:category>
          <w:name w:val="常规"/>
          <w:gallery w:val="placeholder"/>
        </w:category>
        <w:types>
          <w:type w:val="bbPlcHdr"/>
        </w:types>
        <w:behaviors>
          <w:behavior w:val="content"/>
        </w:behaviors>
        <w:guid w:val="{5956A07D-9919-4C50-82F9-4AF1A34FD28D}"/>
      </w:docPartPr>
      <w:docPartBody>
        <w:p w:rsidR="002C5F06" w:rsidRDefault="0056530E">
          <w:r>
            <w:rPr>
              <w:color w:val="808080"/>
            </w:rPr>
            <w:t>单击此处输入文字。</w:t>
          </w:r>
        </w:p>
      </w:docPartBody>
    </w:docPart>
    <w:docPart>
      <w:docPartPr>
        <w:name w:val="{ea8670b2-bd37-4552-81a5-26d0c4c8b3a4}"/>
        <w:category>
          <w:name w:val="常规"/>
          <w:gallery w:val="placeholder"/>
        </w:category>
        <w:types>
          <w:type w:val="bbPlcHdr"/>
        </w:types>
        <w:behaviors>
          <w:behavior w:val="content"/>
        </w:behaviors>
        <w:guid w:val="{EA8670B2-BD37-4552-81A5-26D0C4C8B3A4}"/>
      </w:docPartPr>
      <w:docPartBody>
        <w:p w:rsidR="002C5F06" w:rsidRDefault="0056530E">
          <w:r>
            <w:rPr>
              <w:color w:val="808080"/>
            </w:rPr>
            <w:t>单击此处输入文字。</w:t>
          </w:r>
        </w:p>
      </w:docPartBody>
    </w:docPart>
    <w:docPart>
      <w:docPartPr>
        <w:name w:val="{5a30bda4-bda6-4c25-9299-70471ca9b741}"/>
        <w:category>
          <w:name w:val="常规"/>
          <w:gallery w:val="placeholder"/>
        </w:category>
        <w:types>
          <w:type w:val="bbPlcHdr"/>
        </w:types>
        <w:behaviors>
          <w:behavior w:val="content"/>
        </w:behaviors>
        <w:guid w:val="{5A30BDA4-BDA6-4C25-9299-70471CA9B741}"/>
      </w:docPartPr>
      <w:docPartBody>
        <w:p w:rsidR="002C5F06" w:rsidRDefault="0056530E">
          <w:r>
            <w:rPr>
              <w:color w:val="808080"/>
            </w:rPr>
            <w:t>单击此处输入文字。</w:t>
          </w:r>
        </w:p>
      </w:docPartBody>
    </w:docPart>
    <w:docPart>
      <w:docPartPr>
        <w:name w:val="{b3eac52c-2263-46c3-80f2-944fa12d2659}"/>
        <w:category>
          <w:name w:val="常规"/>
          <w:gallery w:val="placeholder"/>
        </w:category>
        <w:types>
          <w:type w:val="bbPlcHdr"/>
        </w:types>
        <w:behaviors>
          <w:behavior w:val="content"/>
        </w:behaviors>
        <w:guid w:val="{B3EAC52C-2263-46C3-80F2-944FA12D2659}"/>
      </w:docPartPr>
      <w:docPartBody>
        <w:p w:rsidR="002C5F06" w:rsidRDefault="0056530E">
          <w:r>
            <w:rPr>
              <w:color w:val="808080"/>
            </w:rPr>
            <w:t>单击此处输入文字。</w:t>
          </w:r>
        </w:p>
      </w:docPartBody>
    </w:docPart>
    <w:docPart>
      <w:docPartPr>
        <w:name w:val="{080449a1-299e-4f9c-908a-349c35c8d01f}"/>
        <w:category>
          <w:name w:val="常规"/>
          <w:gallery w:val="placeholder"/>
        </w:category>
        <w:types>
          <w:type w:val="bbPlcHdr"/>
        </w:types>
        <w:behaviors>
          <w:behavior w:val="content"/>
        </w:behaviors>
        <w:guid w:val="{080449A1-299E-4F9C-908A-349C35C8D01F}"/>
      </w:docPartPr>
      <w:docPartBody>
        <w:p w:rsidR="002C5F06" w:rsidRDefault="0056530E">
          <w:r>
            <w:rPr>
              <w:color w:val="808080"/>
            </w:rPr>
            <w:t>单击此处输入文字。</w:t>
          </w:r>
        </w:p>
      </w:docPartBody>
    </w:docPart>
    <w:docPart>
      <w:docPartPr>
        <w:name w:val="{9514e515-f6e3-4c0c-b0fe-89a0531c90c3}"/>
        <w:category>
          <w:name w:val="常规"/>
          <w:gallery w:val="placeholder"/>
        </w:category>
        <w:types>
          <w:type w:val="bbPlcHdr"/>
        </w:types>
        <w:behaviors>
          <w:behavior w:val="content"/>
        </w:behaviors>
        <w:guid w:val="{9514E515-F6E3-4C0C-B0FE-89A0531C90C3}"/>
      </w:docPartPr>
      <w:docPartBody>
        <w:p w:rsidR="002C5F06" w:rsidRDefault="0056530E">
          <w:r>
            <w:rPr>
              <w:color w:val="808080"/>
            </w:rPr>
            <w:t>单击此处输入文字。</w:t>
          </w:r>
        </w:p>
      </w:docPartBody>
    </w:docPart>
    <w:docPart>
      <w:docPartPr>
        <w:name w:val="{252460d4-c5b9-4e77-8805-4ffb1becf991}"/>
        <w:category>
          <w:name w:val="常规"/>
          <w:gallery w:val="placeholder"/>
        </w:category>
        <w:types>
          <w:type w:val="bbPlcHdr"/>
        </w:types>
        <w:behaviors>
          <w:behavior w:val="content"/>
        </w:behaviors>
        <w:guid w:val="{252460D4-C5B9-4E77-8805-4FFB1BECF991}"/>
      </w:docPartPr>
      <w:docPartBody>
        <w:p w:rsidR="002C5F06" w:rsidRDefault="0056530E">
          <w:r>
            <w:rPr>
              <w:color w:val="808080"/>
            </w:rPr>
            <w:t>单击此处输入文字。</w:t>
          </w:r>
        </w:p>
      </w:docPartBody>
    </w:docPart>
    <w:docPart>
      <w:docPartPr>
        <w:name w:val="{7933f7af-63b8-4914-84ec-b763d49942b6}"/>
        <w:category>
          <w:name w:val="常规"/>
          <w:gallery w:val="placeholder"/>
        </w:category>
        <w:types>
          <w:type w:val="bbPlcHdr"/>
        </w:types>
        <w:behaviors>
          <w:behavior w:val="content"/>
        </w:behaviors>
        <w:guid w:val="{7933F7AF-63B8-4914-84EC-B763D49942B6}"/>
      </w:docPartPr>
      <w:docPartBody>
        <w:p w:rsidR="002C5F06" w:rsidRDefault="0056530E">
          <w:r>
            <w:rPr>
              <w:color w:val="808080"/>
            </w:rPr>
            <w:t>单击此处输入文字。</w:t>
          </w:r>
        </w:p>
      </w:docPartBody>
    </w:docPart>
    <w:docPart>
      <w:docPartPr>
        <w:name w:val="{a169f904-0033-47bd-9b6a-b30c20ad84ff}"/>
        <w:category>
          <w:name w:val="常规"/>
          <w:gallery w:val="placeholder"/>
        </w:category>
        <w:types>
          <w:type w:val="bbPlcHdr"/>
        </w:types>
        <w:behaviors>
          <w:behavior w:val="content"/>
        </w:behaviors>
        <w:guid w:val="{A169F904-0033-47BD-9B6A-B30C20AD84FF}"/>
      </w:docPartPr>
      <w:docPartBody>
        <w:p w:rsidR="002C5F06" w:rsidRDefault="0056530E">
          <w:r>
            <w:rPr>
              <w:color w:val="808080"/>
            </w:rPr>
            <w:t>单击此处输入文字。</w:t>
          </w:r>
        </w:p>
      </w:docPartBody>
    </w:docPart>
    <w:docPart>
      <w:docPartPr>
        <w:name w:val="{f428f0ff-dd9b-43ba-870e-6cf23d2f9717}"/>
        <w:category>
          <w:name w:val="常规"/>
          <w:gallery w:val="placeholder"/>
        </w:category>
        <w:types>
          <w:type w:val="bbPlcHdr"/>
        </w:types>
        <w:behaviors>
          <w:behavior w:val="content"/>
        </w:behaviors>
        <w:guid w:val="{F428F0FF-DD9B-43BA-870E-6CF23D2F9717}"/>
      </w:docPartPr>
      <w:docPartBody>
        <w:p w:rsidR="002C5F06" w:rsidRDefault="0056530E">
          <w:r>
            <w:rPr>
              <w:color w:val="808080"/>
            </w:rPr>
            <w:t>单击此处输入文字。</w:t>
          </w:r>
        </w:p>
      </w:docPartBody>
    </w:docPart>
    <w:docPart>
      <w:docPartPr>
        <w:name w:val="{6a58a607-94c0-4755-a91d-d239edc86f5f}"/>
        <w:category>
          <w:name w:val="常规"/>
          <w:gallery w:val="placeholder"/>
        </w:category>
        <w:types>
          <w:type w:val="bbPlcHdr"/>
        </w:types>
        <w:behaviors>
          <w:behavior w:val="content"/>
        </w:behaviors>
        <w:guid w:val="{6A58A607-94C0-4755-A91D-D239EDC86F5F}"/>
      </w:docPartPr>
      <w:docPartBody>
        <w:p w:rsidR="002C5F06" w:rsidRDefault="0056530E">
          <w:r>
            <w:rPr>
              <w:color w:val="808080"/>
            </w:rPr>
            <w:t>单击此处输入文字。</w:t>
          </w:r>
        </w:p>
      </w:docPartBody>
    </w:docPart>
    <w:docPart>
      <w:docPartPr>
        <w:name w:val="{1ed3a136-57c2-48df-b825-06977c801df4}"/>
        <w:category>
          <w:name w:val="常规"/>
          <w:gallery w:val="placeholder"/>
        </w:category>
        <w:types>
          <w:type w:val="bbPlcHdr"/>
        </w:types>
        <w:behaviors>
          <w:behavior w:val="content"/>
        </w:behaviors>
        <w:guid w:val="{1ED3A136-57C2-48DF-B825-06977C801DF4}"/>
      </w:docPartPr>
      <w:docPartBody>
        <w:p w:rsidR="002C5F06" w:rsidRDefault="0056530E">
          <w:r>
            <w:rPr>
              <w:color w:val="808080"/>
            </w:rPr>
            <w:t>单击此处输入文字。</w:t>
          </w:r>
        </w:p>
      </w:docPartBody>
    </w:docPart>
    <w:docPart>
      <w:docPartPr>
        <w:name w:val="{c3a6a3ba-6a24-4fe5-ba44-a69637c3db41}"/>
        <w:category>
          <w:name w:val="常规"/>
          <w:gallery w:val="placeholder"/>
        </w:category>
        <w:types>
          <w:type w:val="bbPlcHdr"/>
        </w:types>
        <w:behaviors>
          <w:behavior w:val="content"/>
        </w:behaviors>
        <w:guid w:val="{C3A6A3BA-6A24-4FE5-BA44-A69637C3DB41}"/>
      </w:docPartPr>
      <w:docPartBody>
        <w:p w:rsidR="002C5F06" w:rsidRDefault="0056530E">
          <w:r>
            <w:rPr>
              <w:color w:val="808080"/>
            </w:rPr>
            <w:t>单击此处输入文字。</w:t>
          </w:r>
        </w:p>
      </w:docPartBody>
    </w:docPart>
    <w:docPart>
      <w:docPartPr>
        <w:name w:val="{93faffad-68db-433f-b6ab-28acd7af2887}"/>
        <w:category>
          <w:name w:val="常规"/>
          <w:gallery w:val="placeholder"/>
        </w:category>
        <w:types>
          <w:type w:val="bbPlcHdr"/>
        </w:types>
        <w:behaviors>
          <w:behavior w:val="content"/>
        </w:behaviors>
        <w:guid w:val="{93FAFFAD-68DB-433F-B6AB-28ACD7AF2887}"/>
      </w:docPartPr>
      <w:docPartBody>
        <w:p w:rsidR="002C5F06" w:rsidRDefault="0056530E">
          <w:r>
            <w:rPr>
              <w:color w:val="808080"/>
            </w:rPr>
            <w:t>单击此处输入文字。</w:t>
          </w:r>
        </w:p>
      </w:docPartBody>
    </w:docPart>
    <w:docPart>
      <w:docPartPr>
        <w:name w:val="{7e2c1228-6411-4c9a-a12e-37ace9a9927d}"/>
        <w:category>
          <w:name w:val="常规"/>
          <w:gallery w:val="placeholder"/>
        </w:category>
        <w:types>
          <w:type w:val="bbPlcHdr"/>
        </w:types>
        <w:behaviors>
          <w:behavior w:val="content"/>
        </w:behaviors>
        <w:guid w:val="{7E2C1228-6411-4C9A-A12E-37ACE9A9927D}"/>
      </w:docPartPr>
      <w:docPartBody>
        <w:p w:rsidR="002C5F06" w:rsidRDefault="0056530E">
          <w:r>
            <w:rPr>
              <w:color w:val="808080"/>
            </w:rPr>
            <w:t>单击此处输入文字。</w:t>
          </w:r>
        </w:p>
      </w:docPartBody>
    </w:docPart>
    <w:docPart>
      <w:docPartPr>
        <w:name w:val="{73c75f91-8713-4ea0-9ec9-d4230ebe9437}"/>
        <w:category>
          <w:name w:val="常规"/>
          <w:gallery w:val="placeholder"/>
        </w:category>
        <w:types>
          <w:type w:val="bbPlcHdr"/>
        </w:types>
        <w:behaviors>
          <w:behavior w:val="content"/>
        </w:behaviors>
        <w:guid w:val="{73C75F91-8713-4EA0-9EC9-D4230EBE9437}"/>
      </w:docPartPr>
      <w:docPartBody>
        <w:p w:rsidR="002C5F06" w:rsidRDefault="0056530E">
          <w:r>
            <w:rPr>
              <w:color w:val="808080"/>
            </w:rPr>
            <w:t>单击此处输入文字。</w:t>
          </w:r>
        </w:p>
      </w:docPartBody>
    </w:docPart>
    <w:docPart>
      <w:docPartPr>
        <w:name w:val="{26b130c6-5920-469f-a291-cf05f7560af6}"/>
        <w:category>
          <w:name w:val="常规"/>
          <w:gallery w:val="placeholder"/>
        </w:category>
        <w:types>
          <w:type w:val="bbPlcHdr"/>
        </w:types>
        <w:behaviors>
          <w:behavior w:val="content"/>
        </w:behaviors>
        <w:guid w:val="{26B130C6-5920-469F-A291-CF05F7560AF6}"/>
      </w:docPartPr>
      <w:docPartBody>
        <w:p w:rsidR="002C5F06" w:rsidRDefault="0056530E">
          <w:r>
            <w:rPr>
              <w:color w:val="808080"/>
            </w:rPr>
            <w:t>单击此处输入文字。</w:t>
          </w:r>
        </w:p>
      </w:docPartBody>
    </w:docPart>
    <w:docPart>
      <w:docPartPr>
        <w:name w:val="{7fdb2853-0722-4ae1-bdf9-dcdec1d054e8}"/>
        <w:category>
          <w:name w:val="常规"/>
          <w:gallery w:val="placeholder"/>
        </w:category>
        <w:types>
          <w:type w:val="bbPlcHdr"/>
        </w:types>
        <w:behaviors>
          <w:behavior w:val="content"/>
        </w:behaviors>
        <w:guid w:val="{7FDB2853-0722-4AE1-BDF9-DCDEC1D054E8}"/>
      </w:docPartPr>
      <w:docPartBody>
        <w:p w:rsidR="002C5F06" w:rsidRDefault="0056530E">
          <w:r>
            <w:rPr>
              <w:color w:val="808080"/>
            </w:rPr>
            <w:t>单击此处输入文字。</w:t>
          </w:r>
        </w:p>
      </w:docPartBody>
    </w:docPart>
    <w:docPart>
      <w:docPartPr>
        <w:name w:val="{edb705ad-3e94-4fd5-99b7-722667e08362}"/>
        <w:category>
          <w:name w:val="常规"/>
          <w:gallery w:val="placeholder"/>
        </w:category>
        <w:types>
          <w:type w:val="bbPlcHdr"/>
        </w:types>
        <w:behaviors>
          <w:behavior w:val="content"/>
        </w:behaviors>
        <w:guid w:val="{EDB705AD-3E94-4FD5-99B7-722667E08362}"/>
      </w:docPartPr>
      <w:docPartBody>
        <w:p w:rsidR="002C5F06" w:rsidRDefault="0056530E">
          <w:r>
            <w:rPr>
              <w:color w:val="808080"/>
            </w:rPr>
            <w:t>单击此处输入文字。</w:t>
          </w:r>
        </w:p>
      </w:docPartBody>
    </w:docPart>
    <w:docPart>
      <w:docPartPr>
        <w:name w:val="{6ada3e58-7393-42e3-b8cb-8f5ef913185d}"/>
        <w:category>
          <w:name w:val="常规"/>
          <w:gallery w:val="placeholder"/>
        </w:category>
        <w:types>
          <w:type w:val="bbPlcHdr"/>
        </w:types>
        <w:behaviors>
          <w:behavior w:val="content"/>
        </w:behaviors>
        <w:guid w:val="{6ADA3E58-7393-42E3-B8CB-8F5EF913185D}"/>
      </w:docPartPr>
      <w:docPartBody>
        <w:p w:rsidR="002C5F06" w:rsidRDefault="0056530E">
          <w:r>
            <w:rPr>
              <w:color w:val="808080"/>
            </w:rPr>
            <w:t>单击此处输入文字。</w:t>
          </w:r>
        </w:p>
      </w:docPartBody>
    </w:docPart>
    <w:docPart>
      <w:docPartPr>
        <w:name w:val="{1c0e02a7-1b46-438e-bc2d-ae63616e6e0c}"/>
        <w:category>
          <w:name w:val="常规"/>
          <w:gallery w:val="placeholder"/>
        </w:category>
        <w:types>
          <w:type w:val="bbPlcHdr"/>
        </w:types>
        <w:behaviors>
          <w:behavior w:val="content"/>
        </w:behaviors>
        <w:guid w:val="{1C0E02A7-1B46-438E-BC2D-AE63616E6E0C}"/>
      </w:docPartPr>
      <w:docPartBody>
        <w:p w:rsidR="002C5F06" w:rsidRDefault="0056530E">
          <w:r>
            <w:rPr>
              <w:color w:val="808080"/>
            </w:rPr>
            <w:t>单击此处输入文字。</w:t>
          </w:r>
        </w:p>
      </w:docPartBody>
    </w:docPart>
    <w:docPart>
      <w:docPartPr>
        <w:name w:val="{abc312ed-33ed-4a25-a4b1-b7f4cc0e55ab}"/>
        <w:category>
          <w:name w:val="常规"/>
          <w:gallery w:val="placeholder"/>
        </w:category>
        <w:types>
          <w:type w:val="bbPlcHdr"/>
        </w:types>
        <w:behaviors>
          <w:behavior w:val="content"/>
        </w:behaviors>
        <w:guid w:val="{ABC312ED-33ED-4A25-A4B1-B7F4CC0E55AB}"/>
      </w:docPartPr>
      <w:docPartBody>
        <w:p w:rsidR="002C5F06" w:rsidRDefault="0056530E">
          <w:r>
            <w:rPr>
              <w:color w:val="808080"/>
            </w:rPr>
            <w:t>单击此处输入文字。</w:t>
          </w:r>
        </w:p>
      </w:docPartBody>
    </w:docPart>
    <w:docPart>
      <w:docPartPr>
        <w:name w:val="{e9a32ba2-56bc-48a2-a9df-4f0c39125cef}"/>
        <w:category>
          <w:name w:val="常规"/>
          <w:gallery w:val="placeholder"/>
        </w:category>
        <w:types>
          <w:type w:val="bbPlcHdr"/>
        </w:types>
        <w:behaviors>
          <w:behavior w:val="content"/>
        </w:behaviors>
        <w:guid w:val="{E9A32BA2-56BC-48A2-A9DF-4F0C39125CEF}"/>
      </w:docPartPr>
      <w:docPartBody>
        <w:p w:rsidR="002C5F06" w:rsidRDefault="0056530E">
          <w:r>
            <w:rPr>
              <w:color w:val="808080"/>
            </w:rPr>
            <w:t>单击此处输入文字。</w:t>
          </w:r>
        </w:p>
      </w:docPartBody>
    </w:docPart>
    <w:docPart>
      <w:docPartPr>
        <w:name w:val="{cc283b81-456f-4e56-a446-894ecdb93b14}"/>
        <w:category>
          <w:name w:val="常规"/>
          <w:gallery w:val="placeholder"/>
        </w:category>
        <w:types>
          <w:type w:val="bbPlcHdr"/>
        </w:types>
        <w:behaviors>
          <w:behavior w:val="content"/>
        </w:behaviors>
        <w:guid w:val="{CC283B81-456F-4E56-A446-894ECDB93B14}"/>
      </w:docPartPr>
      <w:docPartBody>
        <w:p w:rsidR="002C5F06" w:rsidRDefault="0056530E">
          <w:r>
            <w:rPr>
              <w:color w:val="808080"/>
            </w:rPr>
            <w:t>单击此处输入文字。</w:t>
          </w:r>
        </w:p>
      </w:docPartBody>
    </w:docPart>
    <w:docPart>
      <w:docPartPr>
        <w:name w:val="{24880c4c-530d-4e61-84d7-13020567caef}"/>
        <w:category>
          <w:name w:val="常规"/>
          <w:gallery w:val="placeholder"/>
        </w:category>
        <w:types>
          <w:type w:val="bbPlcHdr"/>
        </w:types>
        <w:behaviors>
          <w:behavior w:val="content"/>
        </w:behaviors>
        <w:guid w:val="{24880C4C-530D-4E61-84D7-13020567CAEF}"/>
      </w:docPartPr>
      <w:docPartBody>
        <w:p w:rsidR="002C5F06" w:rsidRDefault="0056530E">
          <w:r>
            <w:rPr>
              <w:color w:val="808080"/>
            </w:rPr>
            <w:t>单击此处输入文字。</w:t>
          </w:r>
        </w:p>
      </w:docPartBody>
    </w:docPart>
    <w:docPart>
      <w:docPartPr>
        <w:name w:val="{dd5ce1c1-a86d-4436-ad5b-c5b369276f8f}"/>
        <w:category>
          <w:name w:val="常规"/>
          <w:gallery w:val="placeholder"/>
        </w:category>
        <w:types>
          <w:type w:val="bbPlcHdr"/>
        </w:types>
        <w:behaviors>
          <w:behavior w:val="content"/>
        </w:behaviors>
        <w:guid w:val="{DD5CE1C1-A86D-4436-AD5B-C5B369276F8F}"/>
      </w:docPartPr>
      <w:docPartBody>
        <w:p w:rsidR="002C5F06" w:rsidRDefault="0056530E">
          <w:r>
            <w:rPr>
              <w:color w:val="808080"/>
            </w:rPr>
            <w:t>单击此处输入文字。</w:t>
          </w:r>
        </w:p>
      </w:docPartBody>
    </w:docPart>
    <w:docPart>
      <w:docPartPr>
        <w:name w:val="{d15ee6ee-4f0d-4722-9210-65fdb245199c}"/>
        <w:category>
          <w:name w:val="常规"/>
          <w:gallery w:val="placeholder"/>
        </w:category>
        <w:types>
          <w:type w:val="bbPlcHdr"/>
        </w:types>
        <w:behaviors>
          <w:behavior w:val="content"/>
        </w:behaviors>
        <w:guid w:val="{D15EE6EE-4F0D-4722-9210-65FDB245199C}"/>
      </w:docPartPr>
      <w:docPartBody>
        <w:p w:rsidR="002C5F06" w:rsidRDefault="0056530E">
          <w:r>
            <w:rPr>
              <w:color w:val="808080"/>
            </w:rPr>
            <w:t>单击此处输入文字。</w:t>
          </w:r>
        </w:p>
      </w:docPartBody>
    </w:docPart>
    <w:docPart>
      <w:docPartPr>
        <w:name w:val="{c3f17250-e099-46e7-baef-d1c9be3f1f0a}"/>
        <w:category>
          <w:name w:val="常规"/>
          <w:gallery w:val="placeholder"/>
        </w:category>
        <w:types>
          <w:type w:val="bbPlcHdr"/>
        </w:types>
        <w:behaviors>
          <w:behavior w:val="content"/>
        </w:behaviors>
        <w:guid w:val="{C3F17250-E099-46E7-BAEF-D1C9BE3F1F0A}"/>
      </w:docPartPr>
      <w:docPartBody>
        <w:p w:rsidR="002C5F06" w:rsidRDefault="0056530E">
          <w:r>
            <w:rPr>
              <w:color w:val="808080"/>
            </w:rPr>
            <w:t>单击此处输入文字。</w:t>
          </w:r>
        </w:p>
      </w:docPartBody>
    </w:docPart>
    <w:docPart>
      <w:docPartPr>
        <w:name w:val="{91d4252f-d02b-466e-8f11-8cefaf883a88}"/>
        <w:category>
          <w:name w:val="常规"/>
          <w:gallery w:val="placeholder"/>
        </w:category>
        <w:types>
          <w:type w:val="bbPlcHdr"/>
        </w:types>
        <w:behaviors>
          <w:behavior w:val="content"/>
        </w:behaviors>
        <w:guid w:val="{91D4252F-D02B-466E-8F11-8CEFAF883A88}"/>
      </w:docPartPr>
      <w:docPartBody>
        <w:p w:rsidR="002C5F06" w:rsidRDefault="0056530E">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bordersDoNotSurroundHeader/>
  <w:bordersDoNotSurroundFooter/>
  <w:defaultTabStop w:val="420"/>
  <w:characterSpacingControl w:val="doNotCompress"/>
  <w:compat>
    <w:useFELayout/>
    <w:splitPgBreakAndParaMark/>
    <w:compatSetting w:name="compatibilityMode" w:uri="http://schemas.microsoft.com/office/word" w:val="14"/>
  </w:compat>
  <w:rsids>
    <w:rsidRoot w:val="002C5F06"/>
    <w:rsid w:val="002C5F06"/>
    <w:rsid w:val="003F31FC"/>
    <w:rsid w:val="0056530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zh-CN" w:bidi="ar-SA"/>
      </w:rPr>
    </w:rPrDefault>
    <w:pPrDefault/>
  </w:docDefaults>
  <w:latentStyles w:defLockedState="0" w:defUIPriority="99" w:defSemiHidden="1" w:defUnhideWhenUsed="1" w:defQFormat="0" w:count="267">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zh-CN" w:bidi="ar-SA"/>
      </w:rPr>
    </w:rPrDefault>
    <w:pPrDefault/>
  </w:docDefaults>
  <w:latentStyles w:defLockedState="0" w:defUIPriority="99" w:defSemiHidden="1" w:defUnhideWhenUsed="1" w:defQFormat="0" w:count="267">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119</TotalTime>
  <Pages>16</Pages>
  <Words>1148</Words>
  <Characters>6546</Characters>
  <Application>Microsoft Office Word</Application>
  <DocSecurity>0</DocSecurity>
  <Lines>54</Lines>
  <Paragraphs>15</Paragraphs>
  <ScaleCrop>false</ScaleCrop>
  <Company>微软中国</Company>
  <LinksUpToDate>false</LinksUpToDate>
  <CharactersWithSpaces>7679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hua-pc</dc:creator>
  <cp:lastModifiedBy>xb21cn</cp:lastModifiedBy>
  <cp:revision>7</cp:revision>
  <dcterms:created xsi:type="dcterms:W3CDTF">2014-10-29T12:08:00Z</dcterms:created>
  <dcterms:modified xsi:type="dcterms:W3CDTF">2018-06-01T15:23:00Z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2052-10.1.0.7346</vt:lpwstr>
  </property>
  <property fmtid="{D5CDD505-2E9C-101B-9397-08002B2CF9AE}" pid="3" name="KSORubyTemplateID" linkTarget="0">
    <vt:lpwstr>6</vt:lpwstr>
  </property>
</Properties>
</file>